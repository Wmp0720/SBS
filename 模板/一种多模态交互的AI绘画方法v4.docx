
<file path=[Content_Types].xml><?xml version="1.0" encoding="utf-8"?>
<Types xmlns="http://schemas.openxmlformats.org/package/2006/content-types">
  <Default Extension="png" ContentType="image/png"/>
  <Default Extension="svg" ContentType="image/svg+xml"/>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514C76" w14:textId="7BB7DF7A" w:rsidR="00E14BED" w:rsidRDefault="00E14BED">
      <w:pPr>
        <w:pStyle w:val="1"/>
        <w:numPr>
          <w:ilvl w:val="0"/>
          <w:numId w:val="0"/>
        </w:numPr>
        <w:tabs>
          <w:tab w:val="right" w:pos="7115"/>
        </w:tabs>
        <w:spacing w:before="156" w:after="156"/>
        <w:pPrChange w:id="0" w:author="吴飞龙" w:date="2024-09-19T17:12:00Z">
          <w:pPr>
            <w:pStyle w:val="1"/>
            <w:numPr>
              <w:numId w:val="0"/>
            </w:numPr>
            <w:spacing w:before="156" w:after="156"/>
          </w:pPr>
        </w:pPrChange>
      </w:pPr>
      <w:r>
        <w:rPr>
          <w:rFonts w:hint="eastAsia"/>
        </w:rPr>
        <w:t>初步检索结果</w:t>
      </w:r>
      <w:ins w:id="1" w:author="吴飞龙" w:date="2024-09-19T17:12:00Z">
        <w:r w:rsidR="00075A2A">
          <w:tab/>
        </w:r>
      </w:ins>
    </w:p>
    <w:p w14:paraId="65EF362A" w14:textId="6CB6D777" w:rsidR="00E14BED" w:rsidRDefault="00E14BED" w:rsidP="00E14BED">
      <w:pPr>
        <w:ind w:firstLine="480"/>
        <w:rPr>
          <w:i/>
          <w:iCs/>
        </w:rPr>
      </w:pPr>
      <w:r>
        <w:rPr>
          <w:rFonts w:hint="eastAsia"/>
        </w:rPr>
        <w:t>检索关键词：</w:t>
      </w:r>
      <w:r>
        <w:rPr>
          <w:rFonts w:hint="eastAsia"/>
        </w:rPr>
        <w:t xml:space="preserve">  </w:t>
      </w:r>
      <w:r w:rsidR="00711234">
        <w:rPr>
          <w:rFonts w:hint="eastAsia"/>
          <w:i/>
          <w:iCs/>
        </w:rPr>
        <w:t>多模态</w:t>
      </w:r>
      <w:r w:rsidRPr="00E14BED">
        <w:rPr>
          <w:rFonts w:hint="eastAsia"/>
          <w:i/>
          <w:iCs/>
        </w:rPr>
        <w:t xml:space="preserve"> and </w:t>
      </w:r>
      <w:r w:rsidR="00711234">
        <w:rPr>
          <w:rFonts w:hint="eastAsia"/>
          <w:i/>
          <w:iCs/>
        </w:rPr>
        <w:t>绘画</w:t>
      </w:r>
      <w:r w:rsidR="008D5034">
        <w:rPr>
          <w:rFonts w:hint="eastAsia"/>
          <w:i/>
          <w:iCs/>
        </w:rPr>
        <w:t>；</w:t>
      </w:r>
    </w:p>
    <w:p w14:paraId="24FDDE4C" w14:textId="465EB05B" w:rsidR="00B43186" w:rsidRDefault="008D5034" w:rsidP="00B31EAC">
      <w:pPr>
        <w:ind w:firstLineChars="0" w:firstLine="0"/>
      </w:pPr>
      <w:r>
        <w:rPr>
          <w:rFonts w:hint="eastAsia"/>
          <w:i/>
          <w:iCs/>
        </w:rPr>
        <w:t xml:space="preserve"> </w:t>
      </w:r>
      <w:r w:rsidR="00B02A88">
        <w:rPr>
          <w:i/>
          <w:iCs/>
        </w:rPr>
        <w:tab/>
      </w:r>
      <w:r w:rsidR="00B02A88">
        <w:rPr>
          <w:i/>
          <w:iCs/>
        </w:rPr>
        <w:tab/>
      </w:r>
      <w:r w:rsidR="00B02A88">
        <w:rPr>
          <w:i/>
          <w:iCs/>
        </w:rPr>
        <w:tab/>
      </w:r>
      <w:r w:rsidR="00B02A88">
        <w:rPr>
          <w:i/>
          <w:iCs/>
        </w:rPr>
        <w:tab/>
      </w:r>
      <w:r w:rsidR="00B02A88">
        <w:rPr>
          <w:i/>
          <w:iCs/>
        </w:rPr>
        <w:tab/>
      </w:r>
      <w:r w:rsidR="00711234">
        <w:rPr>
          <w:rFonts w:hint="eastAsia"/>
          <w:i/>
          <w:iCs/>
        </w:rPr>
        <w:t>文生图</w:t>
      </w:r>
      <w:r w:rsidRPr="008D5034">
        <w:rPr>
          <w:rFonts w:hint="eastAsia"/>
          <w:i/>
          <w:iCs/>
        </w:rPr>
        <w:t xml:space="preserve"> and </w:t>
      </w:r>
      <w:r w:rsidR="00711234">
        <w:rPr>
          <w:rFonts w:hint="eastAsia"/>
          <w:i/>
          <w:iCs/>
        </w:rPr>
        <w:t>交互</w:t>
      </w:r>
      <w:r>
        <w:rPr>
          <w:rFonts w:hint="eastAsia"/>
          <w:i/>
          <w:iCs/>
        </w:rPr>
        <w:t>；</w:t>
      </w:r>
    </w:p>
    <w:p w14:paraId="249B56D1" w14:textId="77777777" w:rsidR="00E14BED" w:rsidRDefault="00E14BED" w:rsidP="00E14BED">
      <w:pPr>
        <w:ind w:firstLineChars="0" w:firstLine="0"/>
      </w:pPr>
    </w:p>
    <w:p w14:paraId="765E4CB1" w14:textId="77777777" w:rsidR="00025D1B" w:rsidRDefault="00025D1B" w:rsidP="00025D1B">
      <w:pPr>
        <w:ind w:firstLine="480"/>
        <w:rPr>
          <w:i/>
          <w:iCs/>
        </w:rPr>
      </w:pPr>
      <w:r>
        <w:tab/>
      </w:r>
      <w:r>
        <w:rPr>
          <w:rFonts w:hint="eastAsia"/>
        </w:rPr>
        <w:t>类似的专利</w:t>
      </w:r>
      <w:r w:rsidRPr="002350FF">
        <w:rPr>
          <w:rFonts w:hint="eastAsia"/>
          <w:i/>
          <w:iCs/>
        </w:rPr>
        <w:t>：</w:t>
      </w:r>
    </w:p>
    <w:p w14:paraId="1AB1080E" w14:textId="598A3038" w:rsidR="00D04B68" w:rsidRDefault="00D04B68" w:rsidP="00025D1B">
      <w:pPr>
        <w:ind w:firstLineChars="0" w:firstLine="420"/>
        <w:rPr>
          <w:i/>
          <w:iCs/>
        </w:rPr>
      </w:pPr>
      <w:r w:rsidRPr="00D04B68">
        <w:rPr>
          <w:color w:val="000000"/>
          <w:sz w:val="20"/>
          <w:szCs w:val="20"/>
        </w:rPr>
        <w:t>CN202310863794.3</w:t>
      </w:r>
      <w:r w:rsidR="00025D1B" w:rsidRPr="00F46320">
        <w:rPr>
          <w:rFonts w:hint="eastAsia"/>
          <w:i/>
          <w:iCs/>
        </w:rPr>
        <w:t>-</w:t>
      </w:r>
      <w:r w:rsidRPr="00B31EAC">
        <w:rPr>
          <w:rFonts w:hint="eastAsia"/>
          <w:iCs/>
        </w:rPr>
        <w:t>交互式的文生图方法、装置、电子设备及存储介质</w:t>
      </w:r>
      <w:r w:rsidRPr="00B31EAC">
        <w:rPr>
          <w:iCs/>
        </w:rPr>
        <w:t xml:space="preserve"> </w:t>
      </w:r>
    </w:p>
    <w:p w14:paraId="458E9D7F" w14:textId="3C9E6ADC" w:rsidR="00025D1B" w:rsidRDefault="004B7B18">
      <w:pPr>
        <w:ind w:firstLineChars="0" w:firstLine="420"/>
        <w:rPr>
          <w:rFonts w:ascii="宋体" w:hAnsi="宋体" w:cs="宋体"/>
          <w:color w:val="000000"/>
          <w:sz w:val="20"/>
          <w:szCs w:val="20"/>
        </w:rPr>
      </w:pPr>
      <w:r>
        <w:rPr>
          <w:rFonts w:hint="eastAsia"/>
          <w:color w:val="000000"/>
          <w:sz w:val="20"/>
          <w:szCs w:val="20"/>
        </w:rPr>
        <w:t>该专利</w:t>
      </w:r>
      <w:r w:rsidR="00C2606E">
        <w:rPr>
          <w:rFonts w:hint="eastAsia"/>
          <w:color w:val="000000"/>
          <w:sz w:val="20"/>
          <w:szCs w:val="20"/>
        </w:rPr>
        <w:t>解决用户发布内容时从</w:t>
      </w:r>
      <w:r w:rsidR="00C2606E" w:rsidRPr="00C2606E">
        <w:rPr>
          <w:rFonts w:hint="eastAsia"/>
          <w:color w:val="000000"/>
          <w:sz w:val="20"/>
          <w:szCs w:val="20"/>
        </w:rPr>
        <w:t>提前预设的本地图库中自行选择一张图像作为文本的配图，匹配精度低</w:t>
      </w:r>
      <w:r w:rsidR="00C2606E">
        <w:rPr>
          <w:rFonts w:hint="eastAsia"/>
          <w:color w:val="000000"/>
          <w:sz w:val="20"/>
          <w:szCs w:val="20"/>
        </w:rPr>
        <w:t>的问题。</w:t>
      </w:r>
    </w:p>
    <w:p w14:paraId="0B3CEC54" w14:textId="26EF0442" w:rsidR="00025D1B" w:rsidRPr="002350FF" w:rsidRDefault="00025D1B">
      <w:pPr>
        <w:ind w:firstLine="480"/>
        <w:rPr>
          <w:i/>
          <w:iCs/>
        </w:rPr>
      </w:pPr>
      <w:r>
        <w:rPr>
          <w:rFonts w:hint="eastAsia"/>
        </w:rPr>
        <w:t>不同点：</w:t>
      </w:r>
      <w:r w:rsidR="00B43186">
        <w:rPr>
          <w:rFonts w:hint="eastAsia"/>
          <w:i/>
          <w:iCs/>
        </w:rPr>
        <w:t>本专利主要</w:t>
      </w:r>
      <w:r w:rsidR="00B43186">
        <w:rPr>
          <w:i/>
          <w:iCs/>
        </w:rPr>
        <w:t>强调</w:t>
      </w:r>
      <w:r w:rsidR="00B43186">
        <w:rPr>
          <w:rFonts w:hint="eastAsia"/>
          <w:i/>
          <w:iCs/>
        </w:rPr>
        <w:t>：</w:t>
      </w:r>
      <w:r w:rsidR="00C2606E">
        <w:rPr>
          <w:rFonts w:hint="eastAsia"/>
          <w:i/>
          <w:iCs/>
        </w:rPr>
        <w:t>基于</w:t>
      </w:r>
      <w:r w:rsidR="00D637FA">
        <w:rPr>
          <w:rFonts w:hint="eastAsia"/>
          <w:i/>
          <w:iCs/>
        </w:rPr>
        <w:t>V</w:t>
      </w:r>
      <w:r w:rsidR="00C2606E">
        <w:rPr>
          <w:rFonts w:hint="eastAsia"/>
          <w:i/>
          <w:iCs/>
        </w:rPr>
        <w:t>LM</w:t>
      </w:r>
      <w:r w:rsidR="00C2606E">
        <w:rPr>
          <w:rFonts w:hint="eastAsia"/>
          <w:i/>
          <w:iCs/>
        </w:rPr>
        <w:t>大模型提供绘图灵感，帮助用户构建完整画面，并且可以基于文字或者绘图的输入方式进行图像修改，完成绘画过程。</w:t>
      </w:r>
    </w:p>
    <w:p w14:paraId="3B43082A" w14:textId="77777777" w:rsidR="00025D1B" w:rsidRPr="00C86B01" w:rsidRDefault="00025D1B" w:rsidP="00025D1B">
      <w:pPr>
        <w:ind w:firstLineChars="0" w:firstLine="420"/>
      </w:pPr>
    </w:p>
    <w:p w14:paraId="159D0F33" w14:textId="77777777" w:rsidR="00C2606E" w:rsidRDefault="00C2606E" w:rsidP="00025D1B">
      <w:pPr>
        <w:ind w:firstLineChars="0" w:firstLine="420"/>
        <w:rPr>
          <w:sz w:val="20"/>
          <w:szCs w:val="20"/>
        </w:rPr>
      </w:pPr>
      <w:r w:rsidRPr="00C2606E">
        <w:rPr>
          <w:sz w:val="20"/>
          <w:szCs w:val="20"/>
        </w:rPr>
        <w:t>CN202310936436.0</w:t>
      </w:r>
      <w:r>
        <w:rPr>
          <w:sz w:val="20"/>
          <w:szCs w:val="20"/>
        </w:rPr>
        <w:t>-</w:t>
      </w:r>
      <w:r w:rsidRPr="00C2606E">
        <w:rPr>
          <w:rFonts w:hint="eastAsia"/>
          <w:sz w:val="20"/>
          <w:szCs w:val="20"/>
        </w:rPr>
        <w:t>一种文生图多模态主动交互方法</w:t>
      </w:r>
    </w:p>
    <w:p w14:paraId="455CC622" w14:textId="134AC9EF" w:rsidR="00B02A88" w:rsidRDefault="00B02A88" w:rsidP="00025D1B">
      <w:pPr>
        <w:ind w:firstLineChars="0" w:firstLine="420"/>
        <w:rPr>
          <w:sz w:val="20"/>
          <w:szCs w:val="20"/>
        </w:rPr>
      </w:pPr>
      <w:r w:rsidRPr="00B02A88">
        <w:rPr>
          <w:rFonts w:hint="eastAsia"/>
          <w:sz w:val="20"/>
          <w:szCs w:val="20"/>
        </w:rPr>
        <w:t> </w:t>
      </w:r>
      <w:r w:rsidR="00C2606E">
        <w:rPr>
          <w:rFonts w:hint="eastAsia"/>
          <w:sz w:val="20"/>
          <w:szCs w:val="20"/>
        </w:rPr>
        <w:t>该专利是通过交互的方式获取用户反馈信息，迭代优化文生图算法模型。</w:t>
      </w:r>
    </w:p>
    <w:p w14:paraId="1329DF72" w14:textId="77777777" w:rsidR="00C2606E" w:rsidRPr="00B02A88" w:rsidRDefault="00C2606E" w:rsidP="00025D1B">
      <w:pPr>
        <w:ind w:firstLineChars="0" w:firstLine="420"/>
        <w:rPr>
          <w:color w:val="000000"/>
          <w:sz w:val="20"/>
          <w:szCs w:val="20"/>
        </w:rPr>
      </w:pPr>
      <w:r>
        <w:rPr>
          <w:rFonts w:hint="eastAsia"/>
          <w:color w:val="000000"/>
          <w:sz w:val="20"/>
          <w:szCs w:val="20"/>
        </w:rPr>
        <w:t>不同点：</w:t>
      </w:r>
      <w:r w:rsidR="004D3096">
        <w:rPr>
          <w:rFonts w:hint="eastAsia"/>
          <w:i/>
          <w:iCs/>
        </w:rPr>
        <w:t>本专利主要</w:t>
      </w:r>
      <w:r w:rsidR="004D3096">
        <w:rPr>
          <w:i/>
          <w:iCs/>
        </w:rPr>
        <w:t>强调</w:t>
      </w:r>
      <w:r w:rsidR="004D3096">
        <w:rPr>
          <w:rFonts w:hint="eastAsia"/>
          <w:i/>
          <w:iCs/>
        </w:rPr>
        <w:t>：实时的给用户建议，简化</w:t>
      </w:r>
      <w:r w:rsidR="004D3096">
        <w:rPr>
          <w:rFonts w:hint="eastAsia"/>
          <w:i/>
          <w:iCs/>
        </w:rPr>
        <w:t>AI</w:t>
      </w:r>
      <w:r w:rsidR="004D3096">
        <w:rPr>
          <w:rFonts w:hint="eastAsia"/>
          <w:i/>
          <w:iCs/>
        </w:rPr>
        <w:t>画图的流程，在线的提升绘画体验，而不需要离线训练模型。</w:t>
      </w:r>
    </w:p>
    <w:p w14:paraId="486DCAC4" w14:textId="77777777" w:rsidR="00025D1B" w:rsidRPr="00B02A88" w:rsidRDefault="00025D1B" w:rsidP="00B02A88">
      <w:pPr>
        <w:ind w:firstLineChars="0" w:firstLine="420"/>
        <w:rPr>
          <w:color w:val="000000"/>
          <w:sz w:val="20"/>
          <w:szCs w:val="20"/>
        </w:rPr>
      </w:pPr>
    </w:p>
    <w:p w14:paraId="37089D71" w14:textId="77777777" w:rsidR="00E14BED" w:rsidRDefault="00E14BED" w:rsidP="00E14BED">
      <w:pPr>
        <w:pStyle w:val="1"/>
        <w:numPr>
          <w:ilvl w:val="0"/>
          <w:numId w:val="0"/>
        </w:numPr>
        <w:spacing w:before="156" w:after="156"/>
      </w:pPr>
      <w:r>
        <w:rPr>
          <w:rFonts w:hint="eastAsia"/>
        </w:rPr>
        <w:t>缩略语和关键术语定义</w:t>
      </w:r>
    </w:p>
    <w:p w14:paraId="608CC287" w14:textId="77777777" w:rsidR="00660DD2" w:rsidRPr="001F40BC" w:rsidRDefault="00660DD2" w:rsidP="00660DD2">
      <w:pPr>
        <w:ind w:firstLine="480"/>
        <w:rPr>
          <w:rFonts w:ascii="Helvetica Neue" w:hAnsi="Helvetica Neue" w:hint="eastAsia"/>
          <w:color w:val="060607"/>
          <w:spacing w:val="4"/>
          <w:szCs w:val="24"/>
          <w:shd w:val="clear" w:color="auto" w:fill="FFFFFF"/>
        </w:rPr>
      </w:pPr>
      <w:r w:rsidRPr="006F7BE4">
        <w:rPr>
          <w:szCs w:val="24"/>
        </w:rPr>
        <w:t>Prompt:</w:t>
      </w:r>
      <w:r w:rsidR="00D6038E" w:rsidRPr="001F40BC">
        <w:rPr>
          <w:rFonts w:ascii="Helvetica Neue" w:hAnsi="Helvetica Neue"/>
          <w:color w:val="060607"/>
          <w:spacing w:val="4"/>
          <w:szCs w:val="24"/>
          <w:shd w:val="clear" w:color="auto" w:fill="FFFFFF"/>
        </w:rPr>
        <w:t xml:space="preserve"> </w:t>
      </w:r>
      <w:r w:rsidR="00D6038E" w:rsidRPr="001F40BC">
        <w:rPr>
          <w:rFonts w:ascii="Helvetica Neue" w:hAnsi="Helvetica Neue"/>
          <w:color w:val="060607"/>
          <w:spacing w:val="4"/>
          <w:szCs w:val="24"/>
          <w:shd w:val="clear" w:color="auto" w:fill="FFFFFF"/>
        </w:rPr>
        <w:t>在</w:t>
      </w:r>
      <w:r w:rsidR="00D6038E" w:rsidRPr="001F40BC">
        <w:rPr>
          <w:rFonts w:ascii="Helvetica Neue" w:hAnsi="Helvetica Neue"/>
          <w:color w:val="060607"/>
          <w:spacing w:val="4"/>
          <w:szCs w:val="24"/>
          <w:shd w:val="clear" w:color="auto" w:fill="FFFFFF"/>
        </w:rPr>
        <w:t>AI</w:t>
      </w:r>
      <w:r w:rsidR="00D6038E" w:rsidRPr="001F40BC">
        <w:rPr>
          <w:rFonts w:ascii="Helvetica Neue" w:hAnsi="Helvetica Neue"/>
          <w:color w:val="060607"/>
          <w:spacing w:val="4"/>
          <w:szCs w:val="24"/>
          <w:shd w:val="clear" w:color="auto" w:fill="FFFFFF"/>
        </w:rPr>
        <w:t>绘画中，</w:t>
      </w:r>
      <w:r w:rsidR="00D6038E" w:rsidRPr="001F40BC">
        <w:rPr>
          <w:rFonts w:ascii="Helvetica Neue" w:hAnsi="Helvetica Neue"/>
          <w:color w:val="060607"/>
          <w:spacing w:val="4"/>
          <w:szCs w:val="24"/>
          <w:shd w:val="clear" w:color="auto" w:fill="FFFFFF"/>
        </w:rPr>
        <w:t>"prompt"</w:t>
      </w:r>
      <w:r w:rsidR="00D6038E" w:rsidRPr="001F40BC">
        <w:rPr>
          <w:rFonts w:ascii="Helvetica Neue" w:hAnsi="Helvetica Neue"/>
          <w:color w:val="060607"/>
          <w:spacing w:val="4"/>
          <w:szCs w:val="24"/>
          <w:shd w:val="clear" w:color="auto" w:fill="FFFFFF"/>
        </w:rPr>
        <w:t>（提示词）是指用户提供给</w:t>
      </w:r>
      <w:r w:rsidR="00D6038E" w:rsidRPr="001F40BC">
        <w:rPr>
          <w:rFonts w:ascii="Helvetica Neue" w:hAnsi="Helvetica Neue"/>
          <w:color w:val="060607"/>
          <w:spacing w:val="4"/>
          <w:szCs w:val="24"/>
          <w:shd w:val="clear" w:color="auto" w:fill="FFFFFF"/>
        </w:rPr>
        <w:t>AI</w:t>
      </w:r>
      <w:r w:rsidR="00D6038E" w:rsidRPr="001F40BC">
        <w:rPr>
          <w:rFonts w:ascii="Helvetica Neue" w:hAnsi="Helvetica Neue"/>
          <w:color w:val="060607"/>
          <w:spacing w:val="4"/>
          <w:szCs w:val="24"/>
          <w:shd w:val="clear" w:color="auto" w:fill="FFFFFF"/>
        </w:rPr>
        <w:t>系统的文本描述或关键词，用于指导</w:t>
      </w:r>
      <w:r w:rsidR="00D6038E" w:rsidRPr="001F40BC">
        <w:rPr>
          <w:rFonts w:ascii="Helvetica Neue" w:hAnsi="Helvetica Neue"/>
          <w:color w:val="060607"/>
          <w:spacing w:val="4"/>
          <w:szCs w:val="24"/>
          <w:shd w:val="clear" w:color="auto" w:fill="FFFFFF"/>
        </w:rPr>
        <w:t>AI</w:t>
      </w:r>
      <w:r w:rsidR="00D6038E" w:rsidRPr="001F40BC">
        <w:rPr>
          <w:rFonts w:ascii="Helvetica Neue" w:hAnsi="Helvetica Neue"/>
          <w:color w:val="060607"/>
          <w:spacing w:val="4"/>
          <w:szCs w:val="24"/>
          <w:shd w:val="clear" w:color="auto" w:fill="FFFFFF"/>
        </w:rPr>
        <w:t>生成特定风格或主题的图像。这些提示词对</w:t>
      </w:r>
      <w:r w:rsidR="00D6038E" w:rsidRPr="001F40BC">
        <w:rPr>
          <w:rFonts w:ascii="Helvetica Neue" w:hAnsi="Helvetica Neue"/>
          <w:color w:val="060607"/>
          <w:spacing w:val="4"/>
          <w:szCs w:val="24"/>
          <w:shd w:val="clear" w:color="auto" w:fill="FFFFFF"/>
        </w:rPr>
        <w:t>AI</w:t>
      </w:r>
      <w:r w:rsidR="00D6038E" w:rsidRPr="001F40BC">
        <w:rPr>
          <w:rFonts w:ascii="Helvetica Neue" w:hAnsi="Helvetica Neue"/>
          <w:color w:val="060607"/>
          <w:spacing w:val="4"/>
          <w:szCs w:val="24"/>
          <w:shd w:val="clear" w:color="auto" w:fill="FFFFFF"/>
        </w:rPr>
        <w:t>生成图像的内容、风格、色彩等有直接影响。</w:t>
      </w:r>
    </w:p>
    <w:p w14:paraId="130FA404" w14:textId="07DDCA82" w:rsidR="000A1789" w:rsidRPr="001F40BC" w:rsidRDefault="000A1789" w:rsidP="00523ECF">
      <w:pPr>
        <w:ind w:left="420" w:firstLineChars="0" w:firstLine="0"/>
        <w:rPr>
          <w:rFonts w:ascii="Helvetica Neue" w:hAnsi="Helvetica Neue" w:hint="eastAsia"/>
          <w:color w:val="060607"/>
          <w:spacing w:val="4"/>
          <w:szCs w:val="24"/>
          <w:shd w:val="clear" w:color="auto" w:fill="FFFFFF"/>
        </w:rPr>
      </w:pPr>
      <w:r w:rsidRPr="001F40BC">
        <w:rPr>
          <w:rFonts w:ascii="Helvetica Neue" w:hAnsi="Helvetica Neue" w:hint="eastAsia"/>
          <w:color w:val="060607"/>
          <w:spacing w:val="4"/>
          <w:szCs w:val="24"/>
          <w:shd w:val="clear" w:color="auto" w:fill="FFFFFF"/>
        </w:rPr>
        <w:t>LLM</w:t>
      </w:r>
      <w:r w:rsidRPr="001F40BC">
        <w:rPr>
          <w:rFonts w:ascii="Helvetica Neue" w:hAnsi="Helvetica Neue" w:hint="eastAsia"/>
          <w:color w:val="060607"/>
          <w:spacing w:val="4"/>
          <w:szCs w:val="24"/>
          <w:shd w:val="clear" w:color="auto" w:fill="FFFFFF"/>
        </w:rPr>
        <w:t>：</w:t>
      </w:r>
      <w:r w:rsidRPr="001F40BC">
        <w:rPr>
          <w:rFonts w:ascii="Helvetica Neue" w:hAnsi="Helvetica Neue"/>
          <w:color w:val="060607"/>
          <w:spacing w:val="4"/>
          <w:szCs w:val="24"/>
          <w:shd w:val="clear" w:color="auto" w:fill="FFFFFF"/>
        </w:rPr>
        <w:t>LLM</w:t>
      </w:r>
      <w:r w:rsidRPr="001F40BC">
        <w:rPr>
          <w:rFonts w:ascii="Helvetica Neue" w:hAnsi="Helvetica Neue"/>
          <w:color w:val="060607"/>
          <w:spacing w:val="4"/>
          <w:szCs w:val="24"/>
          <w:shd w:val="clear" w:color="auto" w:fill="FFFFFF"/>
        </w:rPr>
        <w:t>（大型语言模型）是深度学习领域的先进人工智能技术，通过海量文本数据训练，能够理解和生成自然语言，广泛应用于聊天机器人、文本生成和语言翻译等场景。</w:t>
      </w:r>
    </w:p>
    <w:p w14:paraId="5B71EF31" w14:textId="17DDB6D2" w:rsidR="00E14BED" w:rsidRPr="006F7BE4" w:rsidRDefault="00D6038E" w:rsidP="00B31EAC">
      <w:pPr>
        <w:pStyle w:val="aa"/>
        <w:ind w:firstLine="420"/>
      </w:pPr>
      <w:r w:rsidRPr="006F7BE4">
        <w:rPr>
          <w:rFonts w:hint="eastAsia"/>
        </w:rPr>
        <w:t>VLM</w:t>
      </w:r>
      <w:r w:rsidRPr="006F7BE4">
        <w:t>:</w:t>
      </w:r>
      <w:r w:rsidRPr="001F40BC">
        <w:rPr>
          <w:rFonts w:ascii="Helvetica Neue" w:hAnsi="Helvetica Neue"/>
          <w:color w:val="060607"/>
          <w:spacing w:val="4"/>
        </w:rPr>
        <w:t>视觉语言模型（</w:t>
      </w:r>
      <w:r w:rsidRPr="001F40BC">
        <w:rPr>
          <w:rFonts w:ascii="Helvetica Neue" w:hAnsi="Helvetica Neue"/>
          <w:color w:val="060607"/>
          <w:spacing w:val="4"/>
        </w:rPr>
        <w:t>Visual Language Models</w:t>
      </w:r>
      <w:r w:rsidRPr="001F40BC">
        <w:rPr>
          <w:rFonts w:ascii="Helvetica Neue" w:hAnsi="Helvetica Neue"/>
          <w:color w:val="060607"/>
          <w:spacing w:val="4"/>
        </w:rPr>
        <w:t>），是能够同时处理视觉（如图像）和语言（如文本）信息的多模态人工智能模型。它们通过结合计算机视觉和自然语言处理的技术，能够执行多种任务，例如图像描述、视觉问答、文档理解和图像字幕生成等</w:t>
      </w:r>
      <w:r w:rsidRPr="001F40BC">
        <w:rPr>
          <w:rFonts w:ascii="Helvetica Neue" w:hAnsi="Helvetica Neue" w:hint="eastAsia"/>
          <w:color w:val="060607"/>
          <w:spacing w:val="4"/>
        </w:rPr>
        <w:t>。</w:t>
      </w:r>
    </w:p>
    <w:p w14:paraId="3CF22143" w14:textId="77777777" w:rsidR="00E14BED" w:rsidRDefault="00E14BED" w:rsidP="00E14BED">
      <w:pPr>
        <w:pStyle w:val="1"/>
        <w:numPr>
          <w:ilvl w:val="0"/>
          <w:numId w:val="0"/>
        </w:numPr>
        <w:spacing w:before="156" w:after="156"/>
        <w:rPr>
          <w:color w:val="000000"/>
        </w:rPr>
      </w:pPr>
      <w:r>
        <w:rPr>
          <w:rFonts w:hint="eastAsia"/>
          <w:color w:val="000000"/>
        </w:rPr>
        <w:t>背景技术</w:t>
      </w:r>
    </w:p>
    <w:p w14:paraId="6D74B87D" w14:textId="179752BC" w:rsidR="009B3C5E" w:rsidRPr="001F40BC" w:rsidRDefault="004441FF" w:rsidP="00523ECF">
      <w:pPr>
        <w:ind w:firstLineChars="0" w:firstLine="420"/>
        <w:rPr>
          <w:rFonts w:ascii="Helvetica" w:hAnsi="Helvetica" w:cs="Helvetica"/>
          <w:color w:val="060607"/>
          <w:spacing w:val="4"/>
          <w:szCs w:val="24"/>
          <w:shd w:val="clear" w:color="auto" w:fill="FFFFFF"/>
        </w:rPr>
      </w:pPr>
      <w:r w:rsidRPr="001F40BC">
        <w:rPr>
          <w:rFonts w:ascii="Helvetica" w:hAnsi="Helvetica" w:cs="Helvetica"/>
          <w:color w:val="060607"/>
          <w:spacing w:val="4"/>
          <w:szCs w:val="24"/>
          <w:shd w:val="clear" w:color="auto" w:fill="FFFFFF"/>
        </w:rPr>
        <w:t>Stable Diffusion</w:t>
      </w:r>
      <w:r w:rsidRPr="001F40BC">
        <w:rPr>
          <w:rFonts w:ascii="Helvetica" w:hAnsi="Helvetica" w:cs="Helvetica"/>
          <w:color w:val="060607"/>
          <w:spacing w:val="4"/>
          <w:szCs w:val="24"/>
          <w:shd w:val="clear" w:color="auto" w:fill="FFFFFF"/>
        </w:rPr>
        <w:t>是一种基于深度学习的</w:t>
      </w:r>
      <w:r w:rsidR="0092129F" w:rsidRPr="001F40BC">
        <w:rPr>
          <w:rFonts w:ascii="Helvetica" w:hAnsi="Helvetica" w:cs="Helvetica" w:hint="eastAsia"/>
          <w:color w:val="060607"/>
          <w:spacing w:val="4"/>
          <w:szCs w:val="24"/>
          <w:shd w:val="clear" w:color="auto" w:fill="FFFFFF"/>
        </w:rPr>
        <w:t>文生图</w:t>
      </w:r>
      <w:r w:rsidRPr="001F40BC">
        <w:rPr>
          <w:rFonts w:ascii="Helvetica" w:hAnsi="Helvetica" w:cs="Helvetica"/>
          <w:color w:val="060607"/>
          <w:spacing w:val="4"/>
          <w:szCs w:val="24"/>
          <w:shd w:val="clear" w:color="auto" w:fill="FFFFFF"/>
        </w:rPr>
        <w:t>模型，它通过学习大量图像数据中的潜在规律，能够生成具有极高真实感和艺术性的新图像。这种模型使用扩散过程进行图像生成，从随机噪声图像开始，逐步添加语义信息，直到最终生成符合输入文字描述的图像</w:t>
      </w:r>
      <w:r w:rsidRPr="001F40BC">
        <w:rPr>
          <w:rFonts w:ascii="Helvetica" w:hAnsi="Helvetica" w:cs="Helvetica"/>
          <w:color w:val="060607"/>
          <w:spacing w:val="4"/>
          <w:szCs w:val="24"/>
          <w:shd w:val="clear" w:color="auto" w:fill="FFFFFF"/>
        </w:rPr>
        <w:t xml:space="preserve"> </w:t>
      </w:r>
      <w:r w:rsidRPr="001F40BC">
        <w:rPr>
          <w:rFonts w:ascii="Helvetica" w:hAnsi="Helvetica" w:cs="Helvetica" w:hint="eastAsia"/>
          <w:color w:val="060607"/>
          <w:spacing w:val="4"/>
          <w:szCs w:val="24"/>
          <w:shd w:val="clear" w:color="auto" w:fill="FFFFFF"/>
        </w:rPr>
        <w:t>。</w:t>
      </w:r>
      <w:r w:rsidR="009B3C5E" w:rsidRPr="001F40BC">
        <w:rPr>
          <w:rFonts w:ascii="Helvetica Neue" w:hAnsi="Helvetica Neue"/>
          <w:color w:val="060607"/>
          <w:spacing w:val="4"/>
          <w:szCs w:val="24"/>
          <w:shd w:val="clear" w:color="auto" w:fill="FFFFFF"/>
        </w:rPr>
        <w:t xml:space="preserve">Stable Diffusion </w:t>
      </w:r>
      <w:r w:rsidR="009B3C5E" w:rsidRPr="001F40BC">
        <w:rPr>
          <w:rFonts w:ascii="Helvetica Neue" w:hAnsi="Helvetica Neue"/>
          <w:color w:val="060607"/>
          <w:spacing w:val="4"/>
          <w:szCs w:val="24"/>
          <w:shd w:val="clear" w:color="auto" w:fill="FFFFFF"/>
        </w:rPr>
        <w:t>技术不仅可以专门用于文本生成图像（</w:t>
      </w:r>
      <w:r w:rsidR="009B3C5E" w:rsidRPr="001F40BC">
        <w:rPr>
          <w:rFonts w:ascii="Helvetica Neue" w:hAnsi="Helvetica Neue"/>
          <w:color w:val="060607"/>
          <w:spacing w:val="4"/>
          <w:szCs w:val="24"/>
          <w:shd w:val="clear" w:color="auto" w:fill="FFFFFF"/>
        </w:rPr>
        <w:t>Text-to-Image</w:t>
      </w:r>
      <w:r w:rsidR="009B3C5E" w:rsidRPr="001F40BC">
        <w:rPr>
          <w:rFonts w:ascii="Helvetica Neue" w:hAnsi="Helvetica Neue"/>
          <w:color w:val="060607"/>
          <w:spacing w:val="4"/>
          <w:szCs w:val="24"/>
          <w:shd w:val="clear" w:color="auto" w:fill="FFFFFF"/>
        </w:rPr>
        <w:t>）任务，还可以广泛应用于图像生成图像（</w:t>
      </w:r>
      <w:r w:rsidR="009B3C5E" w:rsidRPr="001F40BC">
        <w:rPr>
          <w:rFonts w:ascii="Helvetica Neue" w:hAnsi="Helvetica Neue"/>
          <w:color w:val="060607"/>
          <w:spacing w:val="4"/>
          <w:szCs w:val="24"/>
          <w:shd w:val="clear" w:color="auto" w:fill="FFFFFF"/>
        </w:rPr>
        <w:t>Image-to-Image</w:t>
      </w:r>
      <w:r w:rsidR="009B3C5E" w:rsidRPr="001F40BC">
        <w:rPr>
          <w:rFonts w:ascii="Helvetica Neue" w:hAnsi="Helvetica Neue"/>
          <w:color w:val="060607"/>
          <w:spacing w:val="4"/>
          <w:szCs w:val="24"/>
          <w:shd w:val="clear" w:color="auto" w:fill="FFFFFF"/>
        </w:rPr>
        <w:t>）、</w:t>
      </w:r>
      <w:proofErr w:type="gramStart"/>
      <w:r w:rsidR="009B3C5E" w:rsidRPr="001F40BC">
        <w:rPr>
          <w:rFonts w:ascii="Helvetica Neue" w:hAnsi="Helvetica Neue"/>
          <w:color w:val="060607"/>
          <w:spacing w:val="4"/>
          <w:szCs w:val="24"/>
          <w:shd w:val="clear" w:color="auto" w:fill="FFFFFF"/>
        </w:rPr>
        <w:t>图像超</w:t>
      </w:r>
      <w:proofErr w:type="gramEnd"/>
      <w:r w:rsidR="009B3C5E" w:rsidRPr="001F40BC">
        <w:rPr>
          <w:rFonts w:ascii="Helvetica Neue" w:hAnsi="Helvetica Neue"/>
          <w:color w:val="060607"/>
          <w:spacing w:val="4"/>
          <w:szCs w:val="24"/>
          <w:shd w:val="clear" w:color="auto" w:fill="FFFFFF"/>
        </w:rPr>
        <w:t>分辨率（</w:t>
      </w:r>
      <w:r w:rsidR="009B3C5E" w:rsidRPr="001F40BC">
        <w:rPr>
          <w:rFonts w:ascii="Helvetica Neue" w:hAnsi="Helvetica Neue"/>
          <w:color w:val="060607"/>
          <w:spacing w:val="4"/>
          <w:szCs w:val="24"/>
          <w:shd w:val="clear" w:color="auto" w:fill="FFFFFF"/>
        </w:rPr>
        <w:t>Super-Resolution</w:t>
      </w:r>
      <w:r w:rsidR="009B3C5E" w:rsidRPr="001F40BC">
        <w:rPr>
          <w:rFonts w:ascii="Helvetica Neue" w:hAnsi="Helvetica Neue"/>
          <w:color w:val="060607"/>
          <w:spacing w:val="4"/>
          <w:szCs w:val="24"/>
          <w:shd w:val="clear" w:color="auto" w:fill="FFFFFF"/>
        </w:rPr>
        <w:t>）等多个计算机视觉</w:t>
      </w:r>
      <w:r w:rsidR="007D2625" w:rsidRPr="001F40BC">
        <w:rPr>
          <w:rFonts w:ascii="Helvetica Neue" w:hAnsi="Helvetica Neue" w:hint="eastAsia"/>
          <w:color w:val="060607"/>
          <w:spacing w:val="4"/>
          <w:szCs w:val="24"/>
          <w:shd w:val="clear" w:color="auto" w:fill="FFFFFF"/>
        </w:rPr>
        <w:t>任务</w:t>
      </w:r>
      <w:r w:rsidR="009B3C5E" w:rsidRPr="001F40BC">
        <w:rPr>
          <w:rFonts w:ascii="Helvetica Neue" w:hAnsi="Helvetica Neue"/>
          <w:color w:val="060607"/>
          <w:spacing w:val="4"/>
          <w:szCs w:val="24"/>
          <w:shd w:val="clear" w:color="auto" w:fill="FFFFFF"/>
        </w:rPr>
        <w:t>。</w:t>
      </w:r>
    </w:p>
    <w:p w14:paraId="14B547E0" w14:textId="161E3B48" w:rsidR="0092129F" w:rsidRPr="001F40BC" w:rsidRDefault="0092129F" w:rsidP="00523ECF">
      <w:pPr>
        <w:ind w:firstLineChars="0" w:firstLine="420"/>
        <w:rPr>
          <w:rFonts w:ascii="Helvetica" w:hAnsi="Helvetica" w:cs="Helvetica"/>
          <w:color w:val="060607"/>
          <w:spacing w:val="4"/>
          <w:szCs w:val="24"/>
          <w:shd w:val="clear" w:color="auto" w:fill="FFFFFF"/>
        </w:rPr>
      </w:pPr>
      <w:r w:rsidRPr="001F40BC">
        <w:rPr>
          <w:rFonts w:ascii="Helvetica" w:hAnsi="Helvetica" w:cs="Helvetica" w:hint="eastAsia"/>
          <w:color w:val="060607"/>
          <w:spacing w:val="4"/>
          <w:szCs w:val="24"/>
          <w:shd w:val="clear" w:color="auto" w:fill="FFFFFF"/>
        </w:rPr>
        <w:t>为了提升文生图模型对人类质量的理解能力，</w:t>
      </w:r>
      <w:r w:rsidR="006C778A" w:rsidRPr="001F40BC">
        <w:rPr>
          <w:rFonts w:ascii="Helvetica" w:hAnsi="Helvetica" w:cs="Helvetica" w:hint="eastAsia"/>
          <w:color w:val="060607"/>
          <w:spacing w:val="4"/>
          <w:szCs w:val="24"/>
          <w:shd w:val="clear" w:color="auto" w:fill="FFFFFF"/>
        </w:rPr>
        <w:t>科研人员使用</w:t>
      </w:r>
      <w:r w:rsidRPr="001F40BC">
        <w:rPr>
          <w:rFonts w:ascii="Helvetica" w:hAnsi="Helvetica" w:cs="Helvetica" w:hint="eastAsia"/>
          <w:color w:val="060607"/>
          <w:spacing w:val="4"/>
          <w:szCs w:val="24"/>
          <w:shd w:val="clear" w:color="auto" w:fill="FFFFFF"/>
        </w:rPr>
        <w:t>T</w:t>
      </w:r>
      <w:r w:rsidRPr="001F40BC">
        <w:rPr>
          <w:rFonts w:ascii="Helvetica" w:hAnsi="Helvetica" w:cs="Helvetica"/>
          <w:color w:val="060607"/>
          <w:spacing w:val="4"/>
          <w:szCs w:val="24"/>
          <w:shd w:val="clear" w:color="auto" w:fill="FFFFFF"/>
        </w:rPr>
        <w:t>5</w:t>
      </w:r>
      <w:r w:rsidRPr="001F40BC">
        <w:rPr>
          <w:rFonts w:ascii="Helvetica" w:hAnsi="Helvetica" w:cs="Helvetica" w:hint="eastAsia"/>
          <w:color w:val="060607"/>
          <w:spacing w:val="4"/>
          <w:szCs w:val="24"/>
          <w:shd w:val="clear" w:color="auto" w:fill="FFFFFF"/>
        </w:rPr>
        <w:t>大语言模型替换</w:t>
      </w:r>
      <w:r w:rsidRPr="001F40BC">
        <w:rPr>
          <w:rFonts w:ascii="Helvetica" w:hAnsi="Helvetica" w:cs="Helvetica" w:hint="eastAsia"/>
          <w:color w:val="060607"/>
          <w:spacing w:val="4"/>
          <w:szCs w:val="24"/>
          <w:shd w:val="clear" w:color="auto" w:fill="FFFFFF"/>
        </w:rPr>
        <w:t>CLIP</w:t>
      </w:r>
      <w:r w:rsidR="006C778A" w:rsidRPr="001F40BC">
        <w:rPr>
          <w:rFonts w:ascii="Helvetica" w:hAnsi="Helvetica" w:cs="Helvetica" w:hint="eastAsia"/>
          <w:color w:val="060607"/>
          <w:spacing w:val="4"/>
          <w:szCs w:val="24"/>
          <w:shd w:val="clear" w:color="auto" w:fill="FFFFFF"/>
        </w:rPr>
        <w:t>作为</w:t>
      </w:r>
      <w:r w:rsidRPr="001F40BC">
        <w:rPr>
          <w:rFonts w:ascii="Helvetica" w:hAnsi="Helvetica" w:cs="Helvetica" w:hint="eastAsia"/>
          <w:color w:val="060607"/>
          <w:spacing w:val="4"/>
          <w:szCs w:val="24"/>
          <w:shd w:val="clear" w:color="auto" w:fill="FFFFFF"/>
        </w:rPr>
        <w:t>文本模型基座，使用大规模高质量文本标注数据等多种方法提升文生图模型的图文一致性</w:t>
      </w:r>
      <w:r w:rsidR="00812DB4" w:rsidRPr="001F40BC">
        <w:rPr>
          <w:rFonts w:ascii="Helvetica" w:hAnsi="Helvetica" w:cs="Helvetica" w:hint="eastAsia"/>
          <w:color w:val="060607"/>
          <w:spacing w:val="4"/>
          <w:szCs w:val="24"/>
          <w:shd w:val="clear" w:color="auto" w:fill="FFFFFF"/>
        </w:rPr>
        <w:t>，</w:t>
      </w:r>
      <w:r w:rsidR="006C778A" w:rsidRPr="001F40BC">
        <w:rPr>
          <w:rFonts w:ascii="Helvetica" w:hAnsi="Helvetica" w:cs="Helvetica" w:hint="eastAsia"/>
          <w:color w:val="060607"/>
          <w:spacing w:val="4"/>
          <w:szCs w:val="24"/>
          <w:shd w:val="clear" w:color="auto" w:fill="FFFFFF"/>
        </w:rPr>
        <w:t>文生图模型的图文一致性有了显著的提升，</w:t>
      </w:r>
      <w:r w:rsidR="00812DB4" w:rsidRPr="001F40BC">
        <w:rPr>
          <w:rFonts w:ascii="Helvetica" w:hAnsi="Helvetica" w:cs="Helvetica" w:hint="eastAsia"/>
          <w:color w:val="060607"/>
          <w:spacing w:val="4"/>
          <w:szCs w:val="24"/>
          <w:shd w:val="clear" w:color="auto" w:fill="FFFFFF"/>
        </w:rPr>
        <w:t>但是对于复杂语义仍然较难理解。</w:t>
      </w:r>
      <w:r w:rsidR="009A3A23" w:rsidRPr="001F40BC">
        <w:rPr>
          <w:rFonts w:ascii="Helvetica" w:hAnsi="Helvetica" w:cs="Helvetica" w:hint="eastAsia"/>
          <w:color w:val="060607"/>
          <w:spacing w:val="4"/>
          <w:szCs w:val="24"/>
          <w:shd w:val="clear" w:color="auto" w:fill="FFFFFF"/>
        </w:rPr>
        <w:t>图生</w:t>
      </w:r>
      <w:proofErr w:type="gramStart"/>
      <w:r w:rsidR="009A3A23" w:rsidRPr="001F40BC">
        <w:rPr>
          <w:rFonts w:ascii="Helvetica" w:hAnsi="Helvetica" w:cs="Helvetica" w:hint="eastAsia"/>
          <w:color w:val="060607"/>
          <w:spacing w:val="4"/>
          <w:szCs w:val="24"/>
          <w:shd w:val="clear" w:color="auto" w:fill="FFFFFF"/>
        </w:rPr>
        <w:t>图模式</w:t>
      </w:r>
      <w:proofErr w:type="gramEnd"/>
      <w:r w:rsidR="008A4E81" w:rsidRPr="001F40BC">
        <w:rPr>
          <w:rFonts w:ascii="Helvetica" w:hAnsi="Helvetica" w:cs="Helvetica" w:hint="eastAsia"/>
          <w:color w:val="060607"/>
          <w:spacing w:val="4"/>
          <w:szCs w:val="24"/>
          <w:shd w:val="clear" w:color="auto" w:fill="FFFFFF"/>
        </w:rPr>
        <w:t>下</w:t>
      </w:r>
      <w:r w:rsidR="009A3A23" w:rsidRPr="001F40BC">
        <w:rPr>
          <w:rFonts w:ascii="Helvetica" w:hAnsi="Helvetica" w:cs="Helvetica" w:hint="eastAsia"/>
          <w:color w:val="060607"/>
          <w:spacing w:val="4"/>
          <w:szCs w:val="24"/>
          <w:shd w:val="clear" w:color="auto" w:fill="FFFFFF"/>
        </w:rPr>
        <w:t>，</w:t>
      </w:r>
      <w:r w:rsidR="00B32538" w:rsidRPr="001F40BC">
        <w:rPr>
          <w:rFonts w:ascii="Helvetica" w:hAnsi="Helvetica" w:cs="Helvetica" w:hint="eastAsia"/>
          <w:color w:val="060607"/>
          <w:spacing w:val="4"/>
          <w:szCs w:val="24"/>
          <w:shd w:val="clear" w:color="auto" w:fill="FFFFFF"/>
        </w:rPr>
        <w:t>用户可以输入图像和文字共同控制图像生成，</w:t>
      </w:r>
      <w:r w:rsidR="008A4E81" w:rsidRPr="001F40BC">
        <w:rPr>
          <w:rFonts w:ascii="Helvetica" w:hAnsi="Helvetica" w:cs="Helvetica" w:hint="eastAsia"/>
          <w:color w:val="060607"/>
          <w:spacing w:val="4"/>
          <w:szCs w:val="24"/>
          <w:shd w:val="clear" w:color="auto" w:fill="FFFFFF"/>
        </w:rPr>
        <w:t>通过</w:t>
      </w:r>
      <w:r w:rsidR="009A3A23" w:rsidRPr="001F40BC">
        <w:rPr>
          <w:rFonts w:ascii="Helvetica" w:hAnsi="Helvetica" w:cs="Helvetica" w:hint="eastAsia"/>
          <w:color w:val="060607"/>
          <w:spacing w:val="4"/>
          <w:szCs w:val="24"/>
          <w:shd w:val="clear" w:color="auto" w:fill="FFFFFF"/>
        </w:rPr>
        <w:t>图像向量和文本向量隐式的融合</w:t>
      </w:r>
      <w:r w:rsidR="008A4E81" w:rsidRPr="001F40BC">
        <w:rPr>
          <w:rFonts w:ascii="Helvetica" w:hAnsi="Helvetica" w:cs="Helvetica" w:hint="eastAsia"/>
          <w:color w:val="060607"/>
          <w:spacing w:val="4"/>
          <w:szCs w:val="24"/>
          <w:shd w:val="clear" w:color="auto" w:fill="FFFFFF"/>
        </w:rPr>
        <w:t>作为扩散条件生成图像</w:t>
      </w:r>
      <w:r w:rsidR="00D04409" w:rsidRPr="001F40BC">
        <w:rPr>
          <w:rFonts w:ascii="Helvetica" w:hAnsi="Helvetica" w:cs="Helvetica" w:hint="eastAsia"/>
          <w:color w:val="060607"/>
          <w:spacing w:val="4"/>
          <w:szCs w:val="24"/>
          <w:shd w:val="clear" w:color="auto" w:fill="FFFFFF"/>
        </w:rPr>
        <w:t>，可解释性一般</w:t>
      </w:r>
      <w:r w:rsidR="009A3A23" w:rsidRPr="001F40BC">
        <w:rPr>
          <w:rFonts w:ascii="Helvetica" w:hAnsi="Helvetica" w:cs="Helvetica" w:hint="eastAsia"/>
          <w:color w:val="060607"/>
          <w:spacing w:val="4"/>
          <w:szCs w:val="24"/>
          <w:shd w:val="clear" w:color="auto" w:fill="FFFFFF"/>
        </w:rPr>
        <w:t>，出图的图文一致性难以控制。</w:t>
      </w:r>
    </w:p>
    <w:p w14:paraId="09932044" w14:textId="77777777" w:rsidR="0092129F" w:rsidRPr="00B32538" w:rsidRDefault="0092129F" w:rsidP="00523ECF">
      <w:pPr>
        <w:ind w:firstLineChars="0" w:firstLine="0"/>
        <w:rPr>
          <w:rFonts w:ascii="Helvetica" w:hAnsi="Helvetica" w:cs="Helvetica"/>
          <w:color w:val="060607"/>
          <w:spacing w:val="4"/>
          <w:sz w:val="21"/>
          <w:szCs w:val="21"/>
          <w:shd w:val="clear" w:color="auto" w:fill="FFFFFF"/>
        </w:rPr>
      </w:pPr>
    </w:p>
    <w:p w14:paraId="05657745" w14:textId="220B017C" w:rsidR="0092129F" w:rsidRDefault="00E14BED" w:rsidP="00B31EAC">
      <w:pPr>
        <w:pStyle w:val="1"/>
        <w:numPr>
          <w:ilvl w:val="0"/>
          <w:numId w:val="0"/>
        </w:numPr>
        <w:spacing w:before="156" w:after="156"/>
        <w:rPr>
          <w:shd w:val="clear" w:color="auto" w:fill="FFFFFF"/>
        </w:rPr>
      </w:pPr>
      <w:r>
        <w:rPr>
          <w:rFonts w:hint="eastAsia"/>
        </w:rPr>
        <w:t>背景技术的缺陷</w:t>
      </w:r>
    </w:p>
    <w:p w14:paraId="209D337D" w14:textId="77777777" w:rsidR="0092129F" w:rsidRPr="001F40BC" w:rsidRDefault="0089489F">
      <w:pPr>
        <w:ind w:firstLine="496"/>
        <w:rPr>
          <w:rFonts w:ascii="Helvetica" w:hAnsi="Helvetica" w:cs="Helvetica"/>
          <w:color w:val="060607"/>
          <w:spacing w:val="4"/>
          <w:szCs w:val="24"/>
          <w:shd w:val="clear" w:color="auto" w:fill="FFFFFF"/>
        </w:rPr>
      </w:pPr>
      <w:r w:rsidRPr="001F40BC">
        <w:rPr>
          <w:rFonts w:ascii="Helvetica" w:hAnsi="Helvetica" w:cs="Helvetica"/>
          <w:color w:val="060607"/>
          <w:spacing w:val="4"/>
          <w:szCs w:val="24"/>
          <w:shd w:val="clear" w:color="auto" w:fill="FFFFFF"/>
        </w:rPr>
        <w:t>尽管</w:t>
      </w:r>
      <w:r w:rsidR="0092129F" w:rsidRPr="001F40BC">
        <w:rPr>
          <w:rFonts w:ascii="Helvetica" w:hAnsi="Helvetica" w:cs="Helvetica" w:hint="eastAsia"/>
          <w:color w:val="060607"/>
          <w:spacing w:val="4"/>
          <w:szCs w:val="24"/>
          <w:shd w:val="clear" w:color="auto" w:fill="FFFFFF"/>
        </w:rPr>
        <w:t>文生图大模型的语言理解能力有了显著提升</w:t>
      </w:r>
      <w:r w:rsidRPr="001F40BC">
        <w:rPr>
          <w:rFonts w:ascii="Helvetica" w:hAnsi="Helvetica" w:cs="Helvetica"/>
          <w:color w:val="060607"/>
          <w:spacing w:val="4"/>
          <w:szCs w:val="24"/>
          <w:shd w:val="clear" w:color="auto" w:fill="FFFFFF"/>
        </w:rPr>
        <w:t>，但要充分利用</w:t>
      </w:r>
      <w:r w:rsidRPr="001F40BC">
        <w:rPr>
          <w:rFonts w:ascii="Helvetica" w:hAnsi="Helvetica" w:cs="Helvetica" w:hint="eastAsia"/>
          <w:color w:val="060607"/>
          <w:spacing w:val="4"/>
          <w:szCs w:val="24"/>
          <w:shd w:val="clear" w:color="auto" w:fill="FFFFFF"/>
        </w:rPr>
        <w:t>绘画</w:t>
      </w:r>
      <w:r w:rsidRPr="001F40BC">
        <w:rPr>
          <w:rFonts w:ascii="Helvetica" w:hAnsi="Helvetica" w:cs="Helvetica"/>
          <w:color w:val="060607"/>
          <w:spacing w:val="4"/>
          <w:szCs w:val="24"/>
          <w:shd w:val="clear" w:color="auto" w:fill="FFFFFF"/>
        </w:rPr>
        <w:t>模型</w:t>
      </w:r>
      <w:r w:rsidR="0092129F" w:rsidRPr="001F40BC">
        <w:rPr>
          <w:rFonts w:ascii="Helvetica" w:hAnsi="Helvetica" w:cs="Helvetica" w:hint="eastAsia"/>
          <w:color w:val="060607"/>
          <w:spacing w:val="4"/>
          <w:szCs w:val="24"/>
          <w:shd w:val="clear" w:color="auto" w:fill="FFFFFF"/>
        </w:rPr>
        <w:t>的能力，还有几个痛点问题没有解决。</w:t>
      </w:r>
    </w:p>
    <w:p w14:paraId="49CCF656" w14:textId="77777777" w:rsidR="0092129F" w:rsidRPr="001F40BC" w:rsidRDefault="0089489F" w:rsidP="00024760">
      <w:pPr>
        <w:pStyle w:val="af1"/>
        <w:numPr>
          <w:ilvl w:val="0"/>
          <w:numId w:val="2"/>
        </w:numPr>
        <w:ind w:firstLineChars="0"/>
        <w:rPr>
          <w:rFonts w:ascii="Helvetica" w:hAnsi="Helvetica" w:cs="Helvetica"/>
          <w:color w:val="060607"/>
          <w:spacing w:val="4"/>
          <w:szCs w:val="24"/>
          <w:shd w:val="clear" w:color="auto" w:fill="FFFFFF"/>
        </w:rPr>
      </w:pPr>
      <w:r w:rsidRPr="001F40BC">
        <w:rPr>
          <w:rFonts w:ascii="Helvetica" w:hAnsi="Helvetica" w:cs="Helvetica" w:hint="eastAsia"/>
          <w:color w:val="060607"/>
          <w:spacing w:val="4"/>
          <w:szCs w:val="24"/>
          <w:shd w:val="clear" w:color="auto" w:fill="FFFFFF"/>
        </w:rPr>
        <w:t>用户仍需要具备一定的专业知识，</w:t>
      </w:r>
      <w:r w:rsidR="00024760" w:rsidRPr="001F40BC">
        <w:rPr>
          <w:rFonts w:ascii="Helvetica" w:hAnsi="Helvetica" w:cs="Helvetica" w:hint="eastAsia"/>
          <w:color w:val="060607"/>
          <w:spacing w:val="4"/>
          <w:szCs w:val="24"/>
          <w:shd w:val="clear" w:color="auto" w:fill="FFFFFF"/>
        </w:rPr>
        <w:t>按照一定的格式描述图像的主体、背景、画风等多种元素，</w:t>
      </w:r>
      <w:r w:rsidR="0092129F" w:rsidRPr="001F40BC">
        <w:rPr>
          <w:rFonts w:ascii="Helvetica" w:hAnsi="Helvetica" w:cs="Helvetica" w:hint="eastAsia"/>
          <w:color w:val="060607"/>
          <w:spacing w:val="4"/>
          <w:szCs w:val="24"/>
          <w:shd w:val="clear" w:color="auto" w:fill="FFFFFF"/>
        </w:rPr>
        <w:t>才能完成高质量的出图。</w:t>
      </w:r>
      <w:r w:rsidR="00024760" w:rsidRPr="001F40BC">
        <w:rPr>
          <w:rFonts w:ascii="Helvetica" w:hAnsi="Helvetica" w:cs="Helvetica" w:hint="eastAsia"/>
          <w:color w:val="060607"/>
          <w:spacing w:val="4"/>
          <w:szCs w:val="24"/>
          <w:shd w:val="clear" w:color="auto" w:fill="FFFFFF"/>
        </w:rPr>
        <w:t>复杂提示词的构建降低了使用的便利性。</w:t>
      </w:r>
    </w:p>
    <w:p w14:paraId="5713165C" w14:textId="20D4ECA2" w:rsidR="00637CCC" w:rsidRPr="001F40BC" w:rsidRDefault="00637CCC" w:rsidP="00B31EAC">
      <w:pPr>
        <w:pStyle w:val="af1"/>
        <w:ind w:left="796" w:firstLineChars="0" w:firstLine="0"/>
        <w:rPr>
          <w:rFonts w:ascii="Helvetica" w:hAnsi="Helvetica" w:cs="Helvetica"/>
          <w:color w:val="060607"/>
          <w:spacing w:val="4"/>
          <w:szCs w:val="24"/>
          <w:shd w:val="clear" w:color="auto" w:fill="FFFFFF"/>
        </w:rPr>
      </w:pPr>
      <w:r w:rsidRPr="001F40BC">
        <w:rPr>
          <w:rFonts w:ascii="Helvetica" w:hAnsi="Helvetica" w:cs="Helvetica" w:hint="eastAsia"/>
          <w:color w:val="060607"/>
          <w:spacing w:val="4"/>
          <w:szCs w:val="24"/>
          <w:shd w:val="clear" w:color="auto" w:fill="FFFFFF"/>
        </w:rPr>
        <w:t>如下图</w:t>
      </w:r>
      <w:r w:rsidRPr="001F40BC">
        <w:rPr>
          <w:rFonts w:ascii="Helvetica" w:hAnsi="Helvetica" w:cs="Helvetica" w:hint="eastAsia"/>
          <w:color w:val="060607"/>
          <w:spacing w:val="4"/>
          <w:szCs w:val="24"/>
          <w:shd w:val="clear" w:color="auto" w:fill="FFFFFF"/>
        </w:rPr>
        <w:t>1</w:t>
      </w:r>
      <w:r w:rsidRPr="001F40BC">
        <w:rPr>
          <w:rFonts w:ascii="Helvetica" w:hAnsi="Helvetica" w:cs="Helvetica" w:hint="eastAsia"/>
          <w:color w:val="060607"/>
          <w:spacing w:val="4"/>
          <w:szCs w:val="24"/>
          <w:shd w:val="clear" w:color="auto" w:fill="FFFFFF"/>
        </w:rPr>
        <w:t>，左图使用复杂的描述，</w:t>
      </w:r>
      <w:r w:rsidR="00167304" w:rsidRPr="001F40BC">
        <w:rPr>
          <w:rFonts w:ascii="Helvetica" w:hAnsi="Helvetica" w:cs="Helvetica" w:hint="eastAsia"/>
          <w:color w:val="060607"/>
          <w:spacing w:val="4"/>
          <w:szCs w:val="24"/>
          <w:shd w:val="clear" w:color="auto" w:fill="FFFFFF"/>
        </w:rPr>
        <w:t>人物和背景</w:t>
      </w:r>
      <w:r w:rsidRPr="001F40BC">
        <w:rPr>
          <w:rFonts w:ascii="Helvetica" w:hAnsi="Helvetica" w:cs="Helvetica" w:hint="eastAsia"/>
          <w:color w:val="060607"/>
          <w:spacing w:val="4"/>
          <w:szCs w:val="24"/>
          <w:shd w:val="clear" w:color="auto" w:fill="FFFFFF"/>
        </w:rPr>
        <w:t>细节丰富，人物动作自然，右图简单的描述，</w:t>
      </w:r>
      <w:r w:rsidR="00167304" w:rsidRPr="001F40BC">
        <w:rPr>
          <w:rFonts w:ascii="Helvetica" w:hAnsi="Helvetica" w:cs="Helvetica" w:hint="eastAsia"/>
          <w:color w:val="060607"/>
          <w:spacing w:val="4"/>
          <w:szCs w:val="24"/>
          <w:shd w:val="clear" w:color="auto" w:fill="FFFFFF"/>
        </w:rPr>
        <w:t>人物</w:t>
      </w:r>
      <w:r w:rsidRPr="001F40BC">
        <w:rPr>
          <w:rFonts w:ascii="Helvetica" w:hAnsi="Helvetica" w:cs="Helvetica" w:hint="eastAsia"/>
          <w:color w:val="060607"/>
          <w:spacing w:val="4"/>
          <w:szCs w:val="24"/>
          <w:shd w:val="clear" w:color="auto" w:fill="FFFFFF"/>
        </w:rPr>
        <w:t>动作不自然，而且画面细节少。</w:t>
      </w:r>
    </w:p>
    <w:p w14:paraId="124DAE74" w14:textId="185DFF0F" w:rsidR="00F00C7B" w:rsidRDefault="009A2A66" w:rsidP="00F00C7B">
      <w:pPr>
        <w:ind w:firstLineChars="0"/>
        <w:jc w:val="center"/>
        <w:rPr>
          <w:rFonts w:ascii="Helvetica" w:hAnsi="Helvetica" w:cs="Helvetica"/>
          <w:color w:val="060607"/>
          <w:spacing w:val="4"/>
          <w:sz w:val="21"/>
          <w:szCs w:val="21"/>
          <w:shd w:val="clear" w:color="auto" w:fill="FFFFFF"/>
        </w:rPr>
      </w:pPr>
      <w:r>
        <w:rPr>
          <w:rFonts w:ascii="Helvetica" w:hAnsi="Helvetica" w:cs="Helvetica"/>
          <w:noProof/>
          <w:color w:val="060607"/>
          <w:spacing w:val="4"/>
          <w:sz w:val="21"/>
          <w:szCs w:val="21"/>
          <w:shd w:val="clear" w:color="auto" w:fill="FFFFFF"/>
        </w:rPr>
        <w:drawing>
          <wp:inline distT="0" distB="0" distL="0" distR="0" wp14:anchorId="07DB45C5" wp14:editId="44FD4201">
            <wp:extent cx="4489308" cy="3804249"/>
            <wp:effectExtent l="0" t="0" r="6985"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25507" cy="3834924"/>
                    </a:xfrm>
                    <a:prstGeom prst="rect">
                      <a:avLst/>
                    </a:prstGeom>
                    <a:noFill/>
                  </pic:spPr>
                </pic:pic>
              </a:graphicData>
            </a:graphic>
          </wp:inline>
        </w:drawing>
      </w:r>
    </w:p>
    <w:p w14:paraId="753C6E3C" w14:textId="4CBFACEB" w:rsidR="00F00C7B" w:rsidRPr="00B31EAC" w:rsidRDefault="00F00C7B" w:rsidP="00523ECF">
      <w:pPr>
        <w:ind w:firstLineChars="0"/>
        <w:jc w:val="center"/>
        <w:rPr>
          <w:rFonts w:ascii="Helvetica" w:hAnsi="Helvetica" w:cs="Helvetica"/>
          <w:color w:val="060607"/>
          <w:spacing w:val="4"/>
          <w:sz w:val="21"/>
          <w:szCs w:val="21"/>
          <w:shd w:val="clear" w:color="auto" w:fill="FFFFFF"/>
        </w:rPr>
      </w:pPr>
      <w:r>
        <w:rPr>
          <w:rFonts w:ascii="Helvetica" w:hAnsi="Helvetica" w:cs="Helvetica" w:hint="eastAsia"/>
          <w:color w:val="060607"/>
          <w:spacing w:val="4"/>
          <w:sz w:val="21"/>
          <w:szCs w:val="21"/>
          <w:shd w:val="clear" w:color="auto" w:fill="FFFFFF"/>
        </w:rPr>
        <w:t>图</w:t>
      </w:r>
      <w:r>
        <w:rPr>
          <w:rFonts w:ascii="Helvetica" w:hAnsi="Helvetica" w:cs="Helvetica" w:hint="eastAsia"/>
          <w:color w:val="060607"/>
          <w:spacing w:val="4"/>
          <w:sz w:val="21"/>
          <w:szCs w:val="21"/>
          <w:shd w:val="clear" w:color="auto" w:fill="FFFFFF"/>
        </w:rPr>
        <w:t>1</w:t>
      </w:r>
    </w:p>
    <w:p w14:paraId="6E0AFC56" w14:textId="0FA7ED0F" w:rsidR="00637CCC" w:rsidRPr="006F7BE4" w:rsidRDefault="00066FDB" w:rsidP="00024760">
      <w:pPr>
        <w:pStyle w:val="af1"/>
        <w:numPr>
          <w:ilvl w:val="0"/>
          <w:numId w:val="2"/>
        </w:numPr>
        <w:ind w:firstLineChars="0"/>
        <w:rPr>
          <w:szCs w:val="24"/>
        </w:rPr>
      </w:pPr>
      <w:r w:rsidRPr="001F40BC">
        <w:rPr>
          <w:rFonts w:ascii="Helvetica" w:hAnsi="Helvetica" w:cs="Helvetica" w:hint="eastAsia"/>
          <w:spacing w:val="4"/>
          <w:szCs w:val="24"/>
          <w:shd w:val="clear" w:color="auto" w:fill="FFFFFF"/>
        </w:rPr>
        <w:t>文生图模型</w:t>
      </w:r>
      <w:r w:rsidR="00024760" w:rsidRPr="001F40BC">
        <w:rPr>
          <w:rFonts w:ascii="Helvetica" w:hAnsi="Helvetica" w:cs="Helvetica" w:hint="eastAsia"/>
          <w:spacing w:val="4"/>
          <w:szCs w:val="24"/>
          <w:shd w:val="clear" w:color="auto" w:fill="FFFFFF"/>
        </w:rPr>
        <w:t>基于客观描述数据训练，而且语言模型参数量小，</w:t>
      </w:r>
      <w:r w:rsidRPr="001F40BC">
        <w:rPr>
          <w:rFonts w:ascii="Helvetica" w:hAnsi="Helvetica" w:cs="Helvetica" w:hint="eastAsia"/>
          <w:spacing w:val="4"/>
          <w:szCs w:val="24"/>
          <w:shd w:val="clear" w:color="auto" w:fill="FFFFFF"/>
        </w:rPr>
        <w:t>无法理解复杂语义，例如用户输入‘会打架的兔子’，文生图模型很难给出满意的绘画结果</w:t>
      </w:r>
      <w:r w:rsidR="006C38AA" w:rsidRPr="001F40BC">
        <w:rPr>
          <w:rFonts w:ascii="Helvetica" w:hAnsi="Helvetica" w:cs="Helvetica" w:hint="eastAsia"/>
          <w:spacing w:val="4"/>
          <w:szCs w:val="24"/>
          <w:shd w:val="clear" w:color="auto" w:fill="FFFFFF"/>
        </w:rPr>
        <w:t>。</w:t>
      </w:r>
    </w:p>
    <w:p w14:paraId="367F7391" w14:textId="0A28F2B4" w:rsidR="00637CCC" w:rsidRPr="006F7BE4" w:rsidRDefault="00637CCC" w:rsidP="00B31EAC">
      <w:pPr>
        <w:pStyle w:val="af1"/>
        <w:ind w:left="796" w:firstLineChars="0" w:firstLine="0"/>
        <w:rPr>
          <w:szCs w:val="24"/>
        </w:rPr>
      </w:pPr>
      <w:r w:rsidRPr="001F40BC">
        <w:rPr>
          <w:rFonts w:ascii="Helvetica" w:hAnsi="Helvetica" w:cs="Helvetica" w:hint="eastAsia"/>
          <w:color w:val="060607"/>
          <w:spacing w:val="4"/>
          <w:szCs w:val="24"/>
          <w:shd w:val="clear" w:color="auto" w:fill="FFFFFF"/>
        </w:rPr>
        <w:t>如下图</w:t>
      </w:r>
      <w:r w:rsidRPr="001F40BC">
        <w:rPr>
          <w:rFonts w:ascii="Helvetica" w:hAnsi="Helvetica" w:cs="Helvetica"/>
          <w:color w:val="060607"/>
          <w:spacing w:val="4"/>
          <w:szCs w:val="24"/>
          <w:shd w:val="clear" w:color="auto" w:fill="FFFFFF"/>
        </w:rPr>
        <w:t>2</w:t>
      </w:r>
      <w:r w:rsidRPr="001F40BC">
        <w:rPr>
          <w:rFonts w:ascii="Helvetica" w:hAnsi="Helvetica" w:cs="Helvetica" w:hint="eastAsia"/>
          <w:color w:val="060607"/>
          <w:spacing w:val="4"/>
          <w:szCs w:val="24"/>
          <w:shd w:val="clear" w:color="auto" w:fill="FFFFFF"/>
        </w:rPr>
        <w:t>，左图</w:t>
      </w:r>
      <w:del w:id="2" w:author="吴飞龙" w:date="2024-09-20T10:34:00Z">
        <w:r w:rsidR="00673BEA" w:rsidRPr="001F40BC" w:rsidDel="00176C9F">
          <w:rPr>
            <w:rFonts w:ascii="Helvetica" w:hAnsi="Helvetica" w:cs="Helvetica" w:hint="eastAsia"/>
            <w:color w:val="060607"/>
            <w:spacing w:val="4"/>
            <w:szCs w:val="24"/>
            <w:shd w:val="clear" w:color="auto" w:fill="FFFFFF"/>
          </w:rPr>
          <w:delText>通过大</w:delText>
        </w:r>
        <w:r w:rsidRPr="001F40BC" w:rsidDel="00176C9F">
          <w:rPr>
            <w:rFonts w:ascii="Helvetica" w:hAnsi="Helvetica" w:cs="Helvetica" w:hint="eastAsia"/>
            <w:color w:val="060607"/>
            <w:spacing w:val="4"/>
            <w:szCs w:val="24"/>
            <w:shd w:val="clear" w:color="auto" w:fill="FFFFFF"/>
          </w:rPr>
          <w:delText>模型</w:delText>
        </w:r>
        <w:r w:rsidR="00C21DEC" w:rsidRPr="001F40BC" w:rsidDel="00176C9F">
          <w:rPr>
            <w:rFonts w:ascii="Helvetica" w:hAnsi="Helvetica" w:cs="Helvetica" w:hint="eastAsia"/>
            <w:color w:val="060607"/>
            <w:spacing w:val="4"/>
            <w:szCs w:val="24"/>
            <w:shd w:val="clear" w:color="auto" w:fill="FFFFFF"/>
          </w:rPr>
          <w:delText>对用户输入</w:delText>
        </w:r>
        <w:r w:rsidRPr="001F40BC" w:rsidDel="00176C9F">
          <w:rPr>
            <w:rFonts w:ascii="Helvetica" w:hAnsi="Helvetica" w:cs="Helvetica" w:hint="eastAsia"/>
            <w:color w:val="060607"/>
            <w:spacing w:val="4"/>
            <w:szCs w:val="24"/>
            <w:shd w:val="clear" w:color="auto" w:fill="FFFFFF"/>
          </w:rPr>
          <w:delText>润色</w:delText>
        </w:r>
        <w:r w:rsidR="00C21DEC" w:rsidRPr="001F40BC" w:rsidDel="00176C9F">
          <w:rPr>
            <w:rFonts w:ascii="Helvetica" w:hAnsi="Helvetica" w:cs="Helvetica" w:hint="eastAsia"/>
            <w:color w:val="060607"/>
            <w:spacing w:val="4"/>
            <w:szCs w:val="24"/>
            <w:shd w:val="clear" w:color="auto" w:fill="FFFFFF"/>
          </w:rPr>
          <w:delText>修改输出</w:delText>
        </w:r>
        <w:r w:rsidR="00C21DEC" w:rsidRPr="001F40BC" w:rsidDel="00176C9F">
          <w:rPr>
            <w:rFonts w:ascii="Helvetica" w:hAnsi="Helvetica" w:cs="Helvetica" w:hint="eastAsia"/>
            <w:color w:val="060607"/>
            <w:spacing w:val="4"/>
            <w:szCs w:val="24"/>
            <w:shd w:val="clear" w:color="auto" w:fill="FFFFFF"/>
          </w:rPr>
          <w:delText>prompt</w:delText>
        </w:r>
      </w:del>
      <w:ins w:id="3" w:author="吴飞龙" w:date="2024-09-20T10:34:00Z">
        <w:r w:rsidR="00176C9F">
          <w:rPr>
            <w:rFonts w:ascii="Helvetica" w:hAnsi="Helvetica" w:cs="Helvetica" w:hint="eastAsia"/>
            <w:color w:val="060607"/>
            <w:spacing w:val="4"/>
            <w:szCs w:val="24"/>
            <w:shd w:val="clear" w:color="auto" w:fill="FFFFFF"/>
          </w:rPr>
          <w:t>输入人工解释润色的</w:t>
        </w:r>
        <w:r w:rsidR="00176C9F">
          <w:rPr>
            <w:rFonts w:ascii="Helvetica" w:hAnsi="Helvetica" w:cs="Helvetica" w:hint="eastAsia"/>
            <w:color w:val="060607"/>
            <w:spacing w:val="4"/>
            <w:szCs w:val="24"/>
            <w:shd w:val="clear" w:color="auto" w:fill="FFFFFF"/>
          </w:rPr>
          <w:t>prompt</w:t>
        </w:r>
      </w:ins>
      <w:r w:rsidRPr="001F40BC">
        <w:rPr>
          <w:rFonts w:ascii="Helvetica" w:hAnsi="Helvetica" w:cs="Helvetica" w:hint="eastAsia"/>
          <w:color w:val="060607"/>
          <w:spacing w:val="4"/>
          <w:szCs w:val="24"/>
          <w:shd w:val="clear" w:color="auto" w:fill="FFFFFF"/>
        </w:rPr>
        <w:t>，</w:t>
      </w:r>
      <w:r w:rsidR="00977EBB" w:rsidRPr="001F40BC">
        <w:rPr>
          <w:rFonts w:ascii="Helvetica" w:hAnsi="Helvetica" w:cs="Helvetica" w:hint="eastAsia"/>
          <w:color w:val="060607"/>
          <w:spacing w:val="4"/>
          <w:szCs w:val="24"/>
          <w:shd w:val="clear" w:color="auto" w:fill="FFFFFF"/>
        </w:rPr>
        <w:t>相比右图</w:t>
      </w:r>
      <w:ins w:id="4" w:author="吴飞龙" w:date="2024-09-20T10:34:00Z">
        <w:r w:rsidR="00176C9F">
          <w:rPr>
            <w:rFonts w:ascii="Helvetica" w:hAnsi="Helvetica" w:cs="Helvetica" w:hint="eastAsia"/>
            <w:color w:val="060607"/>
            <w:spacing w:val="4"/>
            <w:szCs w:val="24"/>
            <w:shd w:val="clear" w:color="auto" w:fill="FFFFFF"/>
          </w:rPr>
          <w:t>的抽象</w:t>
        </w:r>
        <w:r w:rsidR="00176C9F">
          <w:rPr>
            <w:rFonts w:ascii="Helvetica" w:hAnsi="Helvetica" w:cs="Helvetica" w:hint="eastAsia"/>
            <w:color w:val="060607"/>
            <w:spacing w:val="4"/>
            <w:szCs w:val="24"/>
            <w:shd w:val="clear" w:color="auto" w:fill="FFFFFF"/>
          </w:rPr>
          <w:t>prompt</w:t>
        </w:r>
        <w:r w:rsidR="00176C9F">
          <w:rPr>
            <w:rFonts w:ascii="Helvetica" w:hAnsi="Helvetica" w:cs="Helvetica" w:hint="eastAsia"/>
            <w:color w:val="060607"/>
            <w:spacing w:val="4"/>
            <w:szCs w:val="24"/>
            <w:shd w:val="clear" w:color="auto" w:fill="FFFFFF"/>
          </w:rPr>
          <w:t>直接输入</w:t>
        </w:r>
      </w:ins>
      <w:del w:id="5" w:author="吴飞龙" w:date="2024-09-20T10:34:00Z">
        <w:r w:rsidR="00977EBB" w:rsidRPr="001F40BC" w:rsidDel="00176C9F">
          <w:rPr>
            <w:rFonts w:ascii="Helvetica" w:hAnsi="Helvetica" w:cs="Helvetica" w:hint="eastAsia"/>
            <w:color w:val="060607"/>
            <w:spacing w:val="4"/>
            <w:szCs w:val="24"/>
            <w:shd w:val="clear" w:color="auto" w:fill="FFFFFF"/>
          </w:rPr>
          <w:delText>直接出图</w:delText>
        </w:r>
      </w:del>
      <w:r w:rsidR="00977EBB" w:rsidRPr="001F40BC">
        <w:rPr>
          <w:rFonts w:ascii="Helvetica" w:hAnsi="Helvetica" w:cs="Helvetica" w:hint="eastAsia"/>
          <w:color w:val="060607"/>
          <w:spacing w:val="4"/>
          <w:szCs w:val="24"/>
          <w:shd w:val="clear" w:color="auto" w:fill="FFFFFF"/>
        </w:rPr>
        <w:t>，</w:t>
      </w:r>
      <w:r w:rsidRPr="001F40BC">
        <w:rPr>
          <w:rFonts w:ascii="Helvetica" w:hAnsi="Helvetica" w:cs="Helvetica" w:hint="eastAsia"/>
          <w:color w:val="060607"/>
          <w:spacing w:val="4"/>
          <w:szCs w:val="24"/>
          <w:shd w:val="clear" w:color="auto" w:fill="FFFFFF"/>
        </w:rPr>
        <w:t>可以得到更好的出图效果。</w:t>
      </w:r>
    </w:p>
    <w:p w14:paraId="5281531F" w14:textId="374B9DC7" w:rsidR="00024760" w:rsidRDefault="001D0E8E" w:rsidP="00637CCC">
      <w:pPr>
        <w:ind w:firstLineChars="0"/>
        <w:jc w:val="center"/>
        <w:rPr>
          <w:rFonts w:ascii="Helvetica" w:hAnsi="Helvetica" w:cs="Helvetica"/>
          <w:spacing w:val="4"/>
          <w:sz w:val="21"/>
          <w:szCs w:val="21"/>
          <w:shd w:val="clear" w:color="auto" w:fill="FFFFFF"/>
        </w:rPr>
      </w:pPr>
      <w:commentRangeStart w:id="6"/>
      <w:commentRangeStart w:id="7"/>
      <w:ins w:id="8" w:author="吴飞龙" w:date="2024-09-20T15:56:00Z">
        <w:r>
          <w:rPr>
            <w:rFonts w:ascii="Helvetica" w:hAnsi="Helvetica" w:cs="Helvetica"/>
            <w:noProof/>
            <w:spacing w:val="4"/>
            <w:sz w:val="21"/>
            <w:szCs w:val="21"/>
            <w:shd w:val="clear" w:color="auto" w:fill="FFFFFF"/>
          </w:rPr>
          <w:drawing>
            <wp:inline distT="0" distB="0" distL="0" distR="0" wp14:anchorId="63E00C2C" wp14:editId="2EE824AA">
              <wp:extent cx="4648200" cy="3938893"/>
              <wp:effectExtent l="0" t="0" r="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4997" cy="3944653"/>
                      </a:xfrm>
                      <a:prstGeom prst="rect">
                        <a:avLst/>
                      </a:prstGeom>
                      <a:noFill/>
                    </pic:spPr>
                  </pic:pic>
                </a:graphicData>
              </a:graphic>
            </wp:inline>
          </w:drawing>
        </w:r>
      </w:ins>
      <w:del w:id="9" w:author="吴飞龙" w:date="2024-09-20T10:35:00Z">
        <w:r w:rsidR="009A2A66" w:rsidDel="00176C9F">
          <w:rPr>
            <w:rFonts w:ascii="Helvetica" w:hAnsi="Helvetica" w:cs="Helvetica"/>
            <w:noProof/>
            <w:spacing w:val="4"/>
            <w:sz w:val="21"/>
            <w:szCs w:val="21"/>
            <w:shd w:val="clear" w:color="auto" w:fill="FFFFFF"/>
          </w:rPr>
          <w:drawing>
            <wp:inline distT="0" distB="0" distL="0" distR="0" wp14:anchorId="5E719ED1" wp14:editId="036FDCC8">
              <wp:extent cx="4865963" cy="4123426"/>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6073" cy="4148941"/>
                      </a:xfrm>
                      <a:prstGeom prst="rect">
                        <a:avLst/>
                      </a:prstGeom>
                      <a:noFill/>
                    </pic:spPr>
                  </pic:pic>
                </a:graphicData>
              </a:graphic>
            </wp:inline>
          </w:drawing>
        </w:r>
      </w:del>
    </w:p>
    <w:p w14:paraId="3AA387C3" w14:textId="748B4690" w:rsidR="00637CCC" w:rsidRPr="00B31EAC" w:rsidRDefault="00637CCC" w:rsidP="00523ECF">
      <w:pPr>
        <w:ind w:firstLineChars="0"/>
        <w:jc w:val="center"/>
        <w:rPr>
          <w:rFonts w:ascii="Helvetica" w:hAnsi="Helvetica" w:cs="Helvetica"/>
          <w:spacing w:val="4"/>
          <w:sz w:val="21"/>
          <w:szCs w:val="21"/>
          <w:shd w:val="clear" w:color="auto" w:fill="FFFFFF"/>
        </w:rPr>
      </w:pPr>
      <w:r>
        <w:rPr>
          <w:rFonts w:ascii="Helvetica" w:hAnsi="Helvetica" w:cs="Helvetica" w:hint="eastAsia"/>
          <w:color w:val="060607"/>
          <w:spacing w:val="4"/>
          <w:sz w:val="21"/>
          <w:szCs w:val="21"/>
          <w:shd w:val="clear" w:color="auto" w:fill="FFFFFF"/>
        </w:rPr>
        <w:t>图</w:t>
      </w:r>
      <w:r>
        <w:rPr>
          <w:rFonts w:ascii="Helvetica" w:hAnsi="Helvetica" w:cs="Helvetica"/>
          <w:color w:val="060607"/>
          <w:spacing w:val="4"/>
          <w:sz w:val="21"/>
          <w:szCs w:val="21"/>
          <w:shd w:val="clear" w:color="auto" w:fill="FFFFFF"/>
        </w:rPr>
        <w:t>2</w:t>
      </w:r>
    </w:p>
    <w:p w14:paraId="2E9C0E78" w14:textId="4F5E96B0" w:rsidR="00532C44" w:rsidRPr="001F40BC" w:rsidRDefault="00532C44" w:rsidP="00024760">
      <w:pPr>
        <w:pStyle w:val="af1"/>
        <w:numPr>
          <w:ilvl w:val="0"/>
          <w:numId w:val="2"/>
        </w:numPr>
        <w:ind w:firstLineChars="0"/>
        <w:rPr>
          <w:rFonts w:ascii="Helvetica" w:hAnsi="Helvetica" w:cs="Helvetica"/>
          <w:spacing w:val="4"/>
          <w:szCs w:val="24"/>
          <w:shd w:val="clear" w:color="auto" w:fill="FFFFFF"/>
        </w:rPr>
      </w:pPr>
      <w:r w:rsidRPr="001F40BC">
        <w:rPr>
          <w:rFonts w:ascii="Helvetica" w:hAnsi="Helvetica" w:cs="Helvetica" w:hint="eastAsia"/>
          <w:spacing w:val="4"/>
          <w:szCs w:val="24"/>
          <w:shd w:val="clear" w:color="auto" w:fill="FFFFFF"/>
        </w:rPr>
        <w:t>图生图</w:t>
      </w:r>
      <w:r w:rsidR="00285030" w:rsidRPr="001F40BC">
        <w:rPr>
          <w:rFonts w:ascii="Helvetica" w:hAnsi="Helvetica" w:cs="Helvetica" w:hint="eastAsia"/>
          <w:spacing w:val="4"/>
          <w:szCs w:val="24"/>
          <w:shd w:val="clear" w:color="auto" w:fill="FFFFFF"/>
        </w:rPr>
        <w:t>技术</w:t>
      </w:r>
      <w:r w:rsidR="00992147" w:rsidRPr="001F40BC">
        <w:rPr>
          <w:rFonts w:ascii="Helvetica" w:hAnsi="Helvetica" w:cs="Helvetica" w:hint="eastAsia"/>
          <w:spacing w:val="4"/>
          <w:szCs w:val="24"/>
          <w:shd w:val="clear" w:color="auto" w:fill="FFFFFF"/>
        </w:rPr>
        <w:t>，</w:t>
      </w:r>
      <w:r w:rsidR="00285030" w:rsidRPr="001F40BC">
        <w:rPr>
          <w:rFonts w:ascii="Helvetica" w:hAnsi="Helvetica" w:cs="Helvetica" w:hint="eastAsia"/>
          <w:spacing w:val="4"/>
          <w:szCs w:val="24"/>
          <w:shd w:val="clear" w:color="auto" w:fill="FFFFFF"/>
        </w:rPr>
        <w:t>通过</w:t>
      </w:r>
      <w:r w:rsidR="00992147" w:rsidRPr="001F40BC">
        <w:rPr>
          <w:rFonts w:ascii="Helvetica" w:hAnsi="Helvetica" w:cs="Helvetica" w:hint="eastAsia"/>
          <w:spacing w:val="4"/>
          <w:szCs w:val="24"/>
          <w:shd w:val="clear" w:color="auto" w:fill="FFFFFF"/>
        </w:rPr>
        <w:t>将图像编码之后转换成潜在空间向量，和文本向量做融合，</w:t>
      </w:r>
      <w:r w:rsidR="00992147" w:rsidRPr="001F40BC">
        <w:rPr>
          <w:rFonts w:ascii="Helvetica Neue" w:hAnsi="Helvetica Neue" w:hint="eastAsia"/>
          <w:spacing w:val="4"/>
          <w:szCs w:val="24"/>
          <w:shd w:val="clear" w:color="auto" w:fill="FFFFFF"/>
        </w:rPr>
        <w:t>在潜在空间中，通过扩散过程逐步从随机噪声中生成图像</w:t>
      </w:r>
      <w:r w:rsidR="00992147" w:rsidRPr="001F40BC">
        <w:rPr>
          <w:rFonts w:ascii="Helvetica" w:hAnsi="Helvetica" w:cs="Helvetica" w:hint="eastAsia"/>
          <w:spacing w:val="4"/>
          <w:szCs w:val="24"/>
          <w:shd w:val="clear" w:color="auto" w:fill="FFFFFF"/>
        </w:rPr>
        <w:t>。这种图像编码隐式的和文本编码融合的方式，</w:t>
      </w:r>
      <w:del w:id="10" w:author="吴飞龙" w:date="2024-09-20T10:51:00Z">
        <w:r w:rsidRPr="001F40BC" w:rsidDel="00EF73AC">
          <w:rPr>
            <w:rFonts w:ascii="Helvetica" w:hAnsi="Helvetica" w:cs="Helvetica" w:hint="eastAsia"/>
            <w:spacing w:val="4"/>
            <w:szCs w:val="24"/>
            <w:shd w:val="clear" w:color="auto" w:fill="FFFFFF"/>
          </w:rPr>
          <w:delText>人类不可干预</w:delText>
        </w:r>
        <w:r w:rsidR="00992147" w:rsidRPr="001F40BC" w:rsidDel="00EF73AC">
          <w:rPr>
            <w:rFonts w:ascii="Helvetica" w:hAnsi="Helvetica" w:cs="Helvetica" w:hint="eastAsia"/>
            <w:spacing w:val="4"/>
            <w:szCs w:val="24"/>
            <w:shd w:val="clear" w:color="auto" w:fill="FFFFFF"/>
          </w:rPr>
          <w:delText>，</w:delText>
        </w:r>
      </w:del>
      <w:r w:rsidR="00992147" w:rsidRPr="001F40BC">
        <w:rPr>
          <w:rFonts w:ascii="Helvetica" w:hAnsi="Helvetica" w:cs="Helvetica" w:hint="eastAsia"/>
          <w:spacing w:val="4"/>
          <w:szCs w:val="24"/>
          <w:shd w:val="clear" w:color="auto" w:fill="FFFFFF"/>
        </w:rPr>
        <w:t>可解释性差，实际操作中很容易造成</w:t>
      </w:r>
      <w:del w:id="11" w:author="吴飞龙" w:date="2024-09-20T10:53:00Z">
        <w:r w:rsidR="00992147" w:rsidRPr="001F40BC" w:rsidDel="00EF73AC">
          <w:rPr>
            <w:rFonts w:ascii="Helvetica" w:hAnsi="Helvetica" w:cs="Helvetica" w:hint="eastAsia"/>
            <w:spacing w:val="4"/>
            <w:szCs w:val="24"/>
            <w:shd w:val="clear" w:color="auto" w:fill="FFFFFF"/>
          </w:rPr>
          <w:delText>图像语义丢失</w:delText>
        </w:r>
      </w:del>
      <w:ins w:id="12" w:author="吴飞龙" w:date="2024-09-20T10:53:00Z">
        <w:r w:rsidR="00EF73AC">
          <w:rPr>
            <w:rFonts w:ascii="Helvetica" w:hAnsi="Helvetica" w:cs="Helvetica" w:hint="eastAsia"/>
            <w:spacing w:val="4"/>
            <w:szCs w:val="24"/>
            <w:shd w:val="clear" w:color="auto" w:fill="FFFFFF"/>
          </w:rPr>
          <w:t>信息融合错误</w:t>
        </w:r>
      </w:ins>
      <w:r w:rsidR="00992147" w:rsidRPr="001F40BC">
        <w:rPr>
          <w:rFonts w:ascii="Helvetica" w:hAnsi="Helvetica" w:cs="Helvetica" w:hint="eastAsia"/>
          <w:spacing w:val="4"/>
          <w:szCs w:val="24"/>
          <w:shd w:val="clear" w:color="auto" w:fill="FFFFFF"/>
        </w:rPr>
        <w:t>，绘画的可控性降低</w:t>
      </w:r>
      <w:r w:rsidRPr="001F40BC">
        <w:rPr>
          <w:rFonts w:ascii="Helvetica" w:hAnsi="Helvetica" w:cs="Helvetica" w:hint="eastAsia"/>
          <w:spacing w:val="4"/>
          <w:szCs w:val="24"/>
          <w:shd w:val="clear" w:color="auto" w:fill="FFFFFF"/>
        </w:rPr>
        <w:t>。</w:t>
      </w:r>
    </w:p>
    <w:p w14:paraId="33E3E823" w14:textId="0D6E8E19" w:rsidR="00101C70" w:rsidRPr="001F40BC" w:rsidRDefault="00101C70" w:rsidP="00B31EAC">
      <w:pPr>
        <w:pStyle w:val="af1"/>
        <w:ind w:left="796" w:firstLineChars="0" w:firstLine="0"/>
        <w:rPr>
          <w:rFonts w:ascii="Helvetica" w:hAnsi="Helvetica" w:cs="Helvetica"/>
          <w:spacing w:val="4"/>
          <w:szCs w:val="24"/>
          <w:shd w:val="clear" w:color="auto" w:fill="FFFFFF"/>
        </w:rPr>
      </w:pPr>
      <w:r w:rsidRPr="001F40BC">
        <w:rPr>
          <w:rFonts w:ascii="Helvetica" w:hAnsi="Helvetica" w:cs="Helvetica" w:hint="eastAsia"/>
          <w:spacing w:val="4"/>
          <w:szCs w:val="24"/>
          <w:shd w:val="clear" w:color="auto" w:fill="FFFFFF"/>
        </w:rPr>
        <w:t>下图</w:t>
      </w:r>
      <w:r w:rsidRPr="001F40BC">
        <w:rPr>
          <w:rFonts w:ascii="Helvetica" w:hAnsi="Helvetica" w:cs="Helvetica" w:hint="eastAsia"/>
          <w:spacing w:val="4"/>
          <w:szCs w:val="24"/>
          <w:shd w:val="clear" w:color="auto" w:fill="FFFFFF"/>
        </w:rPr>
        <w:t>3</w:t>
      </w:r>
      <w:r w:rsidRPr="001F40BC">
        <w:rPr>
          <w:rFonts w:ascii="Helvetica" w:hAnsi="Helvetica" w:cs="Helvetica" w:hint="eastAsia"/>
          <w:spacing w:val="4"/>
          <w:szCs w:val="24"/>
          <w:shd w:val="clear" w:color="auto" w:fill="FFFFFF"/>
        </w:rPr>
        <w:t>，</w:t>
      </w:r>
      <w:del w:id="13" w:author="吴飞龙" w:date="2024-09-20T10:52:00Z">
        <w:r w:rsidRPr="001F40BC" w:rsidDel="00EF73AC">
          <w:rPr>
            <w:rFonts w:ascii="Helvetica" w:hAnsi="Helvetica" w:cs="Helvetica" w:hint="eastAsia"/>
            <w:spacing w:val="4"/>
            <w:szCs w:val="24"/>
            <w:shd w:val="clear" w:color="auto" w:fill="FFFFFF"/>
          </w:rPr>
          <w:delText>左图是</w:delText>
        </w:r>
        <w:r w:rsidR="003F0381" w:rsidRPr="001F40BC" w:rsidDel="00EF73AC">
          <w:rPr>
            <w:rFonts w:ascii="Helvetica" w:hAnsi="Helvetica" w:cs="Helvetica" w:hint="eastAsia"/>
            <w:spacing w:val="4"/>
            <w:szCs w:val="24"/>
            <w:shd w:val="clear" w:color="auto" w:fill="FFFFFF"/>
          </w:rPr>
          <w:delText>本专利的方案，通过对画面理解之后给出描述的方式进行图生图，可解释性更强，而且更方便修改编辑。右图的</w:delText>
        </w:r>
      </w:del>
      <w:r w:rsidR="003F0381" w:rsidRPr="001F40BC">
        <w:rPr>
          <w:rFonts w:ascii="Helvetica" w:hAnsi="Helvetica" w:cs="Helvetica" w:hint="eastAsia"/>
          <w:spacing w:val="4"/>
          <w:szCs w:val="24"/>
          <w:shd w:val="clear" w:color="auto" w:fill="FFFFFF"/>
        </w:rPr>
        <w:t>传统图生图方案，这种融合方式</w:t>
      </w:r>
      <w:del w:id="14" w:author="吴飞龙" w:date="2024-09-20T10:53:00Z">
        <w:r w:rsidR="003F0381" w:rsidRPr="001F40BC" w:rsidDel="00EF73AC">
          <w:rPr>
            <w:rFonts w:ascii="Helvetica" w:hAnsi="Helvetica" w:cs="Helvetica" w:hint="eastAsia"/>
            <w:spacing w:val="4"/>
            <w:szCs w:val="24"/>
            <w:shd w:val="clear" w:color="auto" w:fill="FFFFFF"/>
          </w:rPr>
          <w:delText>造成</w:delText>
        </w:r>
      </w:del>
      <w:r w:rsidR="003F0381" w:rsidRPr="001F40BC">
        <w:rPr>
          <w:rFonts w:ascii="Helvetica" w:hAnsi="Helvetica" w:cs="Helvetica" w:hint="eastAsia"/>
          <w:spacing w:val="4"/>
          <w:szCs w:val="24"/>
          <w:shd w:val="clear" w:color="auto" w:fill="FFFFFF"/>
        </w:rPr>
        <w:t>语义理解不足，没有在合适的位置添加太阳</w:t>
      </w:r>
      <w:del w:id="15" w:author="吴飞龙" w:date="2024-09-20T10:54:00Z">
        <w:r w:rsidR="003F0381" w:rsidRPr="001F40BC" w:rsidDel="006207B4">
          <w:rPr>
            <w:rFonts w:ascii="Helvetica" w:hAnsi="Helvetica" w:cs="Helvetica" w:hint="eastAsia"/>
            <w:spacing w:val="4"/>
            <w:szCs w:val="24"/>
            <w:shd w:val="clear" w:color="auto" w:fill="FFFFFF"/>
          </w:rPr>
          <w:delText>，而且画面色调也被改变</w:delText>
        </w:r>
      </w:del>
      <w:r w:rsidR="003F0381" w:rsidRPr="001F40BC">
        <w:rPr>
          <w:rFonts w:ascii="Helvetica" w:hAnsi="Helvetica" w:cs="Helvetica" w:hint="eastAsia"/>
          <w:spacing w:val="4"/>
          <w:szCs w:val="24"/>
          <w:shd w:val="clear" w:color="auto" w:fill="FFFFFF"/>
        </w:rPr>
        <w:t>。</w:t>
      </w:r>
      <w:commentRangeEnd w:id="6"/>
      <w:r w:rsidR="006F4809">
        <w:rPr>
          <w:rStyle w:val="ac"/>
        </w:rPr>
        <w:commentReference w:id="6"/>
      </w:r>
      <w:commentRangeEnd w:id="7"/>
      <w:r w:rsidR="00D14CE3">
        <w:rPr>
          <w:rStyle w:val="ac"/>
        </w:rPr>
        <w:commentReference w:id="7"/>
      </w:r>
    </w:p>
    <w:p w14:paraId="494D58B0" w14:textId="1B90A07E" w:rsidR="004E5D68" w:rsidRDefault="00EF73AC" w:rsidP="001B1115">
      <w:pPr>
        <w:ind w:firstLineChars="0"/>
        <w:jc w:val="center"/>
        <w:rPr>
          <w:rFonts w:ascii="Helvetica" w:hAnsi="Helvetica" w:cs="Helvetica"/>
          <w:spacing w:val="4"/>
          <w:sz w:val="21"/>
          <w:szCs w:val="21"/>
          <w:shd w:val="clear" w:color="auto" w:fill="FFFFFF"/>
        </w:rPr>
      </w:pPr>
      <w:ins w:id="16" w:author="吴飞龙" w:date="2024-09-20T10:51:00Z">
        <w:r>
          <w:rPr>
            <w:rFonts w:ascii="Helvetica" w:hAnsi="Helvetica" w:cs="Helvetica"/>
            <w:noProof/>
            <w:spacing w:val="4"/>
            <w:sz w:val="21"/>
            <w:szCs w:val="21"/>
            <w:shd w:val="clear" w:color="auto" w:fill="FFFFFF"/>
          </w:rPr>
          <w:drawing>
            <wp:inline distT="0" distB="0" distL="0" distR="0" wp14:anchorId="6FCDF197" wp14:editId="56AD1FC0">
              <wp:extent cx="5649154" cy="2266950"/>
              <wp:effectExtent l="0" t="0" r="889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1967" cy="2268079"/>
                      </a:xfrm>
                      <a:prstGeom prst="rect">
                        <a:avLst/>
                      </a:prstGeom>
                      <a:noFill/>
                    </pic:spPr>
                  </pic:pic>
                </a:graphicData>
              </a:graphic>
            </wp:inline>
          </w:drawing>
        </w:r>
      </w:ins>
      <w:del w:id="17" w:author="吴飞龙" w:date="2024-09-20T10:51:00Z">
        <w:r w:rsidR="00C9190B" w:rsidDel="00EF73AC">
          <w:rPr>
            <w:rFonts w:ascii="Helvetica" w:hAnsi="Helvetica" w:cs="Helvetica"/>
            <w:noProof/>
            <w:spacing w:val="4"/>
            <w:sz w:val="21"/>
            <w:szCs w:val="21"/>
            <w:shd w:val="clear" w:color="auto" w:fill="FFFFFF"/>
          </w:rPr>
          <w:drawing>
            <wp:inline distT="0" distB="0" distL="0" distR="0" wp14:anchorId="27B7FA0A" wp14:editId="48312CD5">
              <wp:extent cx="5455352" cy="435634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1174" cy="4376960"/>
                      </a:xfrm>
                      <a:prstGeom prst="rect">
                        <a:avLst/>
                      </a:prstGeom>
                      <a:noFill/>
                    </pic:spPr>
                  </pic:pic>
                </a:graphicData>
              </a:graphic>
            </wp:inline>
          </w:drawing>
        </w:r>
      </w:del>
    </w:p>
    <w:p w14:paraId="375026D6" w14:textId="77777777" w:rsidR="00F00C7B" w:rsidRDefault="00F00C7B" w:rsidP="00B31EAC">
      <w:pPr>
        <w:ind w:firstLineChars="0"/>
        <w:jc w:val="center"/>
        <w:rPr>
          <w:rFonts w:ascii="Helvetica" w:hAnsi="Helvetica" w:cs="Helvetica"/>
          <w:spacing w:val="4"/>
          <w:sz w:val="21"/>
          <w:szCs w:val="21"/>
          <w:shd w:val="clear" w:color="auto" w:fill="FFFFFF"/>
        </w:rPr>
      </w:pPr>
      <w:r>
        <w:rPr>
          <w:rFonts w:ascii="Helvetica" w:hAnsi="Helvetica" w:cs="Helvetica" w:hint="eastAsia"/>
          <w:spacing w:val="4"/>
          <w:sz w:val="21"/>
          <w:szCs w:val="21"/>
          <w:shd w:val="clear" w:color="auto" w:fill="FFFFFF"/>
        </w:rPr>
        <w:t>图</w:t>
      </w:r>
      <w:r w:rsidR="00773CF7">
        <w:rPr>
          <w:rFonts w:ascii="Helvetica" w:hAnsi="Helvetica" w:cs="Helvetica"/>
          <w:spacing w:val="4"/>
          <w:sz w:val="21"/>
          <w:szCs w:val="21"/>
          <w:shd w:val="clear" w:color="auto" w:fill="FFFFFF"/>
        </w:rPr>
        <w:t>3</w:t>
      </w:r>
    </w:p>
    <w:p w14:paraId="18EEC3D9" w14:textId="77777777" w:rsidR="00EE47E8" w:rsidRDefault="00EE47E8" w:rsidP="004E5D68">
      <w:pPr>
        <w:ind w:firstLineChars="0"/>
        <w:rPr>
          <w:rFonts w:ascii="Helvetica" w:hAnsi="Helvetica" w:cs="Helvetica"/>
          <w:spacing w:val="4"/>
          <w:sz w:val="21"/>
          <w:szCs w:val="21"/>
          <w:shd w:val="clear" w:color="auto" w:fill="FFFFFF"/>
        </w:rPr>
      </w:pPr>
    </w:p>
    <w:p w14:paraId="0B20EEE3" w14:textId="77777777" w:rsidR="00E14BED" w:rsidRDefault="00E14BED" w:rsidP="00E14BED">
      <w:pPr>
        <w:pStyle w:val="1"/>
        <w:numPr>
          <w:ilvl w:val="0"/>
          <w:numId w:val="0"/>
        </w:numPr>
        <w:spacing w:before="156" w:after="156"/>
      </w:pPr>
      <w:r>
        <w:rPr>
          <w:rFonts w:hint="eastAsia"/>
        </w:rPr>
        <w:t>本发明的发明目的及改进点</w:t>
      </w:r>
    </w:p>
    <w:p w14:paraId="09792F4B" w14:textId="2C27E64B" w:rsidR="00765830" w:rsidRPr="006F7BE4" w:rsidRDefault="00EA6CFF" w:rsidP="00765830">
      <w:pPr>
        <w:ind w:firstLine="480"/>
        <w:rPr>
          <w:szCs w:val="24"/>
        </w:rPr>
      </w:pPr>
      <w:r w:rsidRPr="006F7BE4">
        <w:rPr>
          <w:rFonts w:hint="eastAsia"/>
          <w:szCs w:val="24"/>
        </w:rPr>
        <w:t>本发明借助</w:t>
      </w:r>
      <w:r w:rsidRPr="006F7BE4">
        <w:rPr>
          <w:rFonts w:hint="eastAsia"/>
          <w:szCs w:val="24"/>
        </w:rPr>
        <w:t>VLM</w:t>
      </w:r>
      <w:r w:rsidRPr="006F7BE4">
        <w:rPr>
          <w:rFonts w:hint="eastAsia"/>
          <w:szCs w:val="24"/>
        </w:rPr>
        <w:t>模型提供更强大的图像和文字理解能力，建立了人类和</w:t>
      </w:r>
      <w:proofErr w:type="gramStart"/>
      <w:r w:rsidRPr="006F7BE4">
        <w:rPr>
          <w:rFonts w:hint="eastAsia"/>
          <w:szCs w:val="24"/>
        </w:rPr>
        <w:t>文生</w:t>
      </w:r>
      <w:proofErr w:type="gramEnd"/>
      <w:r w:rsidRPr="006F7BE4">
        <w:rPr>
          <w:rFonts w:hint="eastAsia"/>
          <w:szCs w:val="24"/>
        </w:rPr>
        <w:t>图模型之间交互的桥梁。通过对人类绘画</w:t>
      </w:r>
      <w:proofErr w:type="gramStart"/>
      <w:r w:rsidRPr="006F7BE4">
        <w:rPr>
          <w:rFonts w:hint="eastAsia"/>
          <w:szCs w:val="24"/>
        </w:rPr>
        <w:t>提示词做润色</w:t>
      </w:r>
      <w:proofErr w:type="gramEnd"/>
      <w:r w:rsidRPr="001F40BC">
        <w:rPr>
          <w:rFonts w:hint="eastAsia"/>
          <w:szCs w:val="24"/>
        </w:rPr>
        <w:t>，</w:t>
      </w:r>
      <w:r w:rsidR="00406605" w:rsidRPr="001F40BC">
        <w:rPr>
          <w:rFonts w:hint="eastAsia"/>
          <w:szCs w:val="24"/>
        </w:rPr>
        <w:t>自动化的将人类输入转换成适合</w:t>
      </w:r>
      <w:r w:rsidR="00406605" w:rsidRPr="001F40BC">
        <w:rPr>
          <w:rFonts w:ascii="Helvetica" w:hAnsi="Helvetica" w:cs="Helvetica" w:hint="eastAsia"/>
          <w:color w:val="060607"/>
          <w:spacing w:val="4"/>
          <w:szCs w:val="24"/>
          <w:shd w:val="clear" w:color="auto" w:fill="FFFFFF"/>
        </w:rPr>
        <w:t>文生图</w:t>
      </w:r>
      <w:r w:rsidR="00406605" w:rsidRPr="001F40BC">
        <w:rPr>
          <w:rFonts w:ascii="Helvetica" w:hAnsi="Helvetica" w:cs="Helvetica"/>
          <w:color w:val="060607"/>
          <w:spacing w:val="4"/>
          <w:szCs w:val="24"/>
          <w:shd w:val="clear" w:color="auto" w:fill="FFFFFF"/>
        </w:rPr>
        <w:t>模型</w:t>
      </w:r>
      <w:r w:rsidR="00406605" w:rsidRPr="001F40BC">
        <w:rPr>
          <w:rFonts w:ascii="Helvetica" w:hAnsi="Helvetica" w:cs="Helvetica" w:hint="eastAsia"/>
          <w:color w:val="060607"/>
          <w:spacing w:val="4"/>
          <w:szCs w:val="24"/>
          <w:shd w:val="clear" w:color="auto" w:fill="FFFFFF"/>
        </w:rPr>
        <w:t>理解的</w:t>
      </w:r>
      <w:r w:rsidR="00406605" w:rsidRPr="001F40BC">
        <w:rPr>
          <w:rFonts w:ascii="Helvetica" w:hAnsi="Helvetica" w:cs="Helvetica" w:hint="eastAsia"/>
          <w:color w:val="060607"/>
          <w:spacing w:val="4"/>
          <w:szCs w:val="24"/>
          <w:shd w:val="clear" w:color="auto" w:fill="FFFFFF"/>
        </w:rPr>
        <w:t>prompt</w:t>
      </w:r>
      <w:r w:rsidR="00406605" w:rsidRPr="001F40BC">
        <w:rPr>
          <w:rFonts w:ascii="Helvetica" w:hAnsi="Helvetica" w:cs="Helvetica" w:hint="eastAsia"/>
          <w:color w:val="060607"/>
          <w:spacing w:val="4"/>
          <w:szCs w:val="24"/>
          <w:shd w:val="clear" w:color="auto" w:fill="FFFFFF"/>
        </w:rPr>
        <w:t>，以及补充细节描述，不仅可以提升出图质量，而且可以降低用户的输入难度</w:t>
      </w:r>
      <w:r w:rsidRPr="006F7BE4">
        <w:rPr>
          <w:rFonts w:hint="eastAsia"/>
          <w:szCs w:val="24"/>
        </w:rPr>
        <w:t>。</w:t>
      </w:r>
    </w:p>
    <w:p w14:paraId="63ADEC3E" w14:textId="11BA9C9F" w:rsidR="00D9682C" w:rsidRPr="001F40BC" w:rsidRDefault="00406605" w:rsidP="00B31EAC">
      <w:pPr>
        <w:ind w:firstLine="480"/>
        <w:rPr>
          <w:szCs w:val="24"/>
        </w:rPr>
      </w:pPr>
      <w:r w:rsidRPr="001F40BC">
        <w:rPr>
          <w:rFonts w:hint="eastAsia"/>
          <w:szCs w:val="24"/>
        </w:rPr>
        <w:t>对于图像文本</w:t>
      </w:r>
      <w:r w:rsidR="008B2C8C" w:rsidRPr="001F40BC">
        <w:rPr>
          <w:rFonts w:hint="eastAsia"/>
          <w:szCs w:val="24"/>
        </w:rPr>
        <w:t>同时</w:t>
      </w:r>
      <w:r w:rsidRPr="001F40BC">
        <w:rPr>
          <w:rFonts w:hint="eastAsia"/>
          <w:szCs w:val="24"/>
        </w:rPr>
        <w:t>输入的图生图模式，借助</w:t>
      </w:r>
      <w:r w:rsidRPr="001F40BC">
        <w:rPr>
          <w:rFonts w:hint="eastAsia"/>
          <w:szCs w:val="24"/>
        </w:rPr>
        <w:t>VLM</w:t>
      </w:r>
      <w:r w:rsidRPr="001F40BC">
        <w:rPr>
          <w:rFonts w:hint="eastAsia"/>
          <w:szCs w:val="24"/>
        </w:rPr>
        <w:t>模型的能力统一转换成文本输入到文生图模型，可解释性强，而且人工可以后期调整</w:t>
      </w:r>
      <w:r w:rsidRPr="001F40BC">
        <w:rPr>
          <w:rFonts w:hint="eastAsia"/>
          <w:szCs w:val="24"/>
        </w:rPr>
        <w:t>prompt</w:t>
      </w:r>
      <w:r w:rsidRPr="001F40BC">
        <w:rPr>
          <w:rFonts w:hint="eastAsia"/>
          <w:szCs w:val="24"/>
        </w:rPr>
        <w:t>，加强绘画可控性。</w:t>
      </w:r>
    </w:p>
    <w:p w14:paraId="0146A35B" w14:textId="19720046" w:rsidR="008B2C8C" w:rsidRPr="001F40BC" w:rsidRDefault="008B2C8C" w:rsidP="00B31EAC">
      <w:pPr>
        <w:ind w:firstLine="480"/>
        <w:rPr>
          <w:szCs w:val="24"/>
        </w:rPr>
      </w:pPr>
      <w:r w:rsidRPr="001F40BC">
        <w:rPr>
          <w:rFonts w:hint="eastAsia"/>
          <w:szCs w:val="24"/>
        </w:rPr>
        <w:t>下面介绍文生图以及图生图方案的实施方案，他们的共同点在于都通过大语言模型的能力，对人类输入做了意图理解以及润色处理。区别在于图生图模式下，先将图像输入解析成绘画</w:t>
      </w:r>
      <w:r w:rsidRPr="001F40BC">
        <w:rPr>
          <w:rFonts w:hint="eastAsia"/>
          <w:szCs w:val="24"/>
        </w:rPr>
        <w:t>prompt</w:t>
      </w:r>
      <w:r w:rsidRPr="001F40BC">
        <w:rPr>
          <w:rFonts w:hint="eastAsia"/>
          <w:szCs w:val="24"/>
        </w:rPr>
        <w:t>，再做润色处理。</w:t>
      </w:r>
    </w:p>
    <w:p w14:paraId="224CED2D" w14:textId="77777777" w:rsidR="00D9682C" w:rsidRPr="001F40BC" w:rsidRDefault="00D9682C" w:rsidP="00945008">
      <w:pPr>
        <w:ind w:firstLineChars="0" w:firstLine="0"/>
        <w:rPr>
          <w:szCs w:val="24"/>
        </w:rPr>
      </w:pPr>
    </w:p>
    <w:p w14:paraId="7C33AB57" w14:textId="77777777" w:rsidR="00E14BED" w:rsidRDefault="00E14BED" w:rsidP="00E14BED">
      <w:pPr>
        <w:pStyle w:val="1"/>
        <w:numPr>
          <w:ilvl w:val="0"/>
          <w:numId w:val="0"/>
        </w:numPr>
        <w:spacing w:before="156" w:after="156"/>
        <w:rPr>
          <w:color w:val="000000"/>
        </w:rPr>
      </w:pPr>
      <w:r>
        <w:rPr>
          <w:rFonts w:hint="eastAsia"/>
          <w:color w:val="000000"/>
        </w:rPr>
        <w:t>技术方案</w:t>
      </w:r>
    </w:p>
    <w:p w14:paraId="65411A32" w14:textId="4019E577" w:rsidR="00D0366A" w:rsidRDefault="00E14BED" w:rsidP="00B31EAC">
      <w:pPr>
        <w:pStyle w:val="2"/>
        <w:numPr>
          <w:ilvl w:val="0"/>
          <w:numId w:val="0"/>
        </w:numPr>
        <w:spacing w:before="312" w:after="312"/>
        <w:rPr>
          <w:sz w:val="24"/>
        </w:rPr>
      </w:pPr>
      <w:r>
        <w:rPr>
          <w:rFonts w:hint="eastAsia"/>
          <w:sz w:val="24"/>
        </w:rPr>
        <w:t>本发明实施方式</w:t>
      </w:r>
      <w:proofErr w:type="gramStart"/>
      <w:r>
        <w:rPr>
          <w:rFonts w:hint="eastAsia"/>
          <w:sz w:val="24"/>
        </w:rPr>
        <w:t>一</w:t>
      </w:r>
      <w:proofErr w:type="gramEnd"/>
      <w:r w:rsidR="00052728">
        <w:rPr>
          <w:rFonts w:hint="eastAsia"/>
          <w:sz w:val="24"/>
        </w:rPr>
        <w:t>，</w:t>
      </w:r>
      <w:r w:rsidR="00762881">
        <w:rPr>
          <w:rFonts w:hint="eastAsia"/>
          <w:sz w:val="24"/>
        </w:rPr>
        <w:t>纯</w:t>
      </w:r>
      <w:r w:rsidR="00052728">
        <w:rPr>
          <w:rFonts w:hint="eastAsia"/>
          <w:sz w:val="24"/>
        </w:rPr>
        <w:t>文本</w:t>
      </w:r>
      <w:r w:rsidR="00762881">
        <w:rPr>
          <w:rFonts w:hint="eastAsia"/>
          <w:sz w:val="24"/>
        </w:rPr>
        <w:t>的润色交互方式</w:t>
      </w:r>
      <w:r>
        <w:rPr>
          <w:rFonts w:hint="eastAsia"/>
          <w:sz w:val="24"/>
        </w:rPr>
        <w:t>：</w:t>
      </w:r>
    </w:p>
    <w:p w14:paraId="3C84EBAF" w14:textId="4B214BBE" w:rsidR="008F3358" w:rsidRDefault="008F3358" w:rsidP="008F3358">
      <w:pPr>
        <w:ind w:firstLine="482"/>
      </w:pPr>
      <w:r>
        <w:rPr>
          <w:rFonts w:hint="eastAsia"/>
          <w:b/>
        </w:rPr>
        <w:t>模型训练</w:t>
      </w:r>
      <w:r w:rsidRPr="00451267">
        <w:rPr>
          <w:rFonts w:hint="eastAsia"/>
          <w:b/>
        </w:rPr>
        <w:t>：</w:t>
      </w:r>
      <w:r w:rsidRPr="008F3358">
        <w:t xml:space="preserve"> </w:t>
      </w:r>
    </w:p>
    <w:p w14:paraId="5763A844" w14:textId="73FCC802" w:rsidR="00F06652" w:rsidRPr="001F40BC" w:rsidRDefault="00F06652" w:rsidP="008F3358">
      <w:pPr>
        <w:ind w:firstLine="480"/>
        <w:rPr>
          <w:szCs w:val="24"/>
        </w:rPr>
      </w:pPr>
      <w:r w:rsidRPr="001F40BC">
        <w:rPr>
          <w:rFonts w:hint="eastAsia"/>
          <w:szCs w:val="24"/>
        </w:rPr>
        <w:t>本发明提供了一种</w:t>
      </w:r>
      <w:r w:rsidR="007862BB" w:rsidRPr="001F40BC">
        <w:rPr>
          <w:szCs w:val="24"/>
        </w:rPr>
        <w:t>AI</w:t>
      </w:r>
      <w:r w:rsidR="007862BB" w:rsidRPr="001F40BC">
        <w:rPr>
          <w:rFonts w:hint="eastAsia"/>
          <w:szCs w:val="24"/>
        </w:rPr>
        <w:t>绘画</w:t>
      </w:r>
      <w:r w:rsidR="007862BB" w:rsidRPr="001F40BC">
        <w:rPr>
          <w:szCs w:val="24"/>
        </w:rPr>
        <w:t>prompt</w:t>
      </w:r>
      <w:r w:rsidR="007862BB" w:rsidRPr="001F40BC">
        <w:rPr>
          <w:rFonts w:hint="eastAsia"/>
          <w:szCs w:val="24"/>
        </w:rPr>
        <w:t>润色模型的训练方式</w:t>
      </w:r>
      <w:r w:rsidRPr="001F40BC">
        <w:rPr>
          <w:rFonts w:hint="eastAsia"/>
          <w:szCs w:val="24"/>
        </w:rPr>
        <w:t>，如图</w:t>
      </w:r>
      <w:r w:rsidR="007862BB" w:rsidRPr="001F40BC">
        <w:rPr>
          <w:szCs w:val="24"/>
        </w:rPr>
        <w:t>4</w:t>
      </w:r>
      <w:r w:rsidRPr="001F40BC">
        <w:rPr>
          <w:rFonts w:hint="eastAsia"/>
          <w:szCs w:val="24"/>
        </w:rPr>
        <w:t>所示，具体包括以下步骤：</w:t>
      </w:r>
    </w:p>
    <w:p w14:paraId="064EA6B1" w14:textId="083AB4A7" w:rsidR="00F34504" w:rsidRDefault="00F34504" w:rsidP="00F34504">
      <w:pPr>
        <w:ind w:firstLine="480"/>
        <w:jc w:val="center"/>
      </w:pPr>
      <w:r>
        <w:rPr>
          <w:noProof/>
        </w:rPr>
        <w:drawing>
          <wp:inline distT="0" distB="0" distL="0" distR="0" wp14:anchorId="4A407A3B" wp14:editId="725B6689">
            <wp:extent cx="2544792" cy="363903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79187" cy="3688218"/>
                    </a:xfrm>
                    <a:prstGeom prst="rect">
                      <a:avLst/>
                    </a:prstGeom>
                    <a:noFill/>
                  </pic:spPr>
                </pic:pic>
              </a:graphicData>
            </a:graphic>
          </wp:inline>
        </w:drawing>
      </w:r>
    </w:p>
    <w:p w14:paraId="4F3119F2" w14:textId="08CC0137" w:rsidR="007862BB" w:rsidRPr="00F34504" w:rsidRDefault="007862BB" w:rsidP="00523ECF">
      <w:pPr>
        <w:ind w:firstLineChars="0" w:firstLine="0"/>
        <w:jc w:val="center"/>
      </w:pPr>
      <w:r>
        <w:rPr>
          <w:rFonts w:hint="eastAsia"/>
        </w:rPr>
        <w:t>图</w:t>
      </w:r>
      <w:r>
        <w:rPr>
          <w:rFonts w:hint="eastAsia"/>
        </w:rPr>
        <w:t>4</w:t>
      </w:r>
    </w:p>
    <w:p w14:paraId="7D46BF6E" w14:textId="1658B9DA" w:rsidR="004C4A0C" w:rsidRDefault="005D1B10" w:rsidP="00FF493F">
      <w:pPr>
        <w:ind w:firstLine="482"/>
        <w:rPr>
          <w:rStyle w:val="af2"/>
          <w:rFonts w:ascii="Helvetica Neue" w:hAnsi="Helvetica Neue" w:hint="eastAsia"/>
          <w:color w:val="060607"/>
          <w:spacing w:val="4"/>
          <w:sz w:val="21"/>
          <w:szCs w:val="21"/>
          <w:shd w:val="clear" w:color="auto" w:fill="FFFFFF"/>
        </w:rPr>
      </w:pPr>
      <w:r>
        <w:rPr>
          <w:rFonts w:hint="eastAsia"/>
          <w:b/>
        </w:rPr>
        <w:t>步骤</w:t>
      </w:r>
      <w:r w:rsidRPr="006F7BE4">
        <w:rPr>
          <w:rFonts w:hint="eastAsia"/>
          <w:b/>
          <w:szCs w:val="24"/>
        </w:rPr>
        <w:t>1</w:t>
      </w:r>
      <w:r w:rsidRPr="003E403D">
        <w:rPr>
          <w:b/>
          <w:szCs w:val="24"/>
        </w:rPr>
        <w:t>01</w:t>
      </w:r>
      <w:r w:rsidR="004C4A0C" w:rsidRPr="001F40BC">
        <w:rPr>
          <w:rFonts w:hint="eastAsia"/>
          <w:b/>
          <w:szCs w:val="24"/>
        </w:rPr>
        <w:t>：</w:t>
      </w:r>
      <w:r w:rsidR="004C4A0C" w:rsidRPr="001F40BC">
        <w:rPr>
          <w:rStyle w:val="af2"/>
          <w:rFonts w:ascii="Helvetica Neue" w:hAnsi="Helvetica Neue" w:hint="eastAsia"/>
          <w:color w:val="060607"/>
          <w:spacing w:val="4"/>
          <w:szCs w:val="24"/>
          <w:shd w:val="clear" w:color="auto" w:fill="FFFFFF"/>
        </w:rPr>
        <w:t>模型设计</w:t>
      </w:r>
    </w:p>
    <w:p w14:paraId="71FADB50" w14:textId="2D4BF16B" w:rsidR="00801A3F" w:rsidRPr="001F40BC" w:rsidRDefault="0085099C" w:rsidP="00801A3F">
      <w:pPr>
        <w:ind w:firstLine="496"/>
        <w:rPr>
          <w:rFonts w:ascii="Helvetica Neue" w:hAnsi="Helvetica Neue" w:hint="eastAsia"/>
          <w:color w:val="060607"/>
          <w:spacing w:val="4"/>
          <w:szCs w:val="24"/>
          <w:shd w:val="clear" w:color="auto" w:fill="FFFFFF"/>
        </w:rPr>
      </w:pPr>
      <w:r w:rsidRPr="001F40BC">
        <w:rPr>
          <w:rFonts w:ascii="Helvetica Neue" w:hAnsi="Helvetica Neue" w:hint="eastAsia"/>
          <w:color w:val="060607"/>
          <w:spacing w:val="4"/>
          <w:szCs w:val="24"/>
          <w:shd w:val="clear" w:color="auto" w:fill="FFFFFF"/>
        </w:rPr>
        <w:t>本方法为了方便图文数据的输入，</w:t>
      </w:r>
      <w:r w:rsidR="002638B4" w:rsidRPr="001F40BC">
        <w:rPr>
          <w:rFonts w:ascii="Helvetica Neue" w:hAnsi="Helvetica Neue" w:hint="eastAsia"/>
          <w:color w:val="060607"/>
          <w:spacing w:val="4"/>
          <w:szCs w:val="24"/>
          <w:shd w:val="clear" w:color="auto" w:fill="FFFFFF"/>
        </w:rPr>
        <w:t>没有使用</w:t>
      </w:r>
      <w:r w:rsidR="002638B4" w:rsidRPr="001F40BC">
        <w:rPr>
          <w:rFonts w:ascii="Helvetica Neue" w:hAnsi="Helvetica Neue" w:hint="eastAsia"/>
          <w:color w:val="060607"/>
          <w:spacing w:val="4"/>
          <w:szCs w:val="24"/>
          <w:shd w:val="clear" w:color="auto" w:fill="FFFFFF"/>
        </w:rPr>
        <w:t>LLM</w:t>
      </w:r>
      <w:r w:rsidR="002638B4" w:rsidRPr="001F40BC">
        <w:rPr>
          <w:rFonts w:ascii="Helvetica Neue" w:hAnsi="Helvetica Neue" w:hint="eastAsia"/>
          <w:color w:val="060607"/>
          <w:spacing w:val="4"/>
          <w:szCs w:val="24"/>
          <w:shd w:val="clear" w:color="auto" w:fill="FFFFFF"/>
        </w:rPr>
        <w:t>模型，而是使用一种多模态的</w:t>
      </w:r>
      <w:r w:rsidR="002638B4" w:rsidRPr="001F40BC">
        <w:rPr>
          <w:rFonts w:ascii="Helvetica Neue" w:hAnsi="Helvetica Neue" w:hint="eastAsia"/>
          <w:color w:val="060607"/>
          <w:spacing w:val="4"/>
          <w:szCs w:val="24"/>
          <w:shd w:val="clear" w:color="auto" w:fill="FFFFFF"/>
        </w:rPr>
        <w:t>VLM</w:t>
      </w:r>
      <w:r w:rsidR="002638B4" w:rsidRPr="001F40BC">
        <w:rPr>
          <w:rFonts w:ascii="Helvetica Neue" w:hAnsi="Helvetica Neue" w:hint="eastAsia"/>
          <w:color w:val="060607"/>
          <w:spacing w:val="4"/>
          <w:szCs w:val="24"/>
          <w:shd w:val="clear" w:color="auto" w:fill="FFFFFF"/>
        </w:rPr>
        <w:t>模型结构。模型</w:t>
      </w:r>
      <w:r w:rsidR="002638B4" w:rsidRPr="001F40BC">
        <w:rPr>
          <w:rFonts w:ascii="Helvetica Neue" w:hAnsi="Helvetica Neue"/>
          <w:color w:val="060607"/>
          <w:spacing w:val="4"/>
          <w:szCs w:val="24"/>
          <w:shd w:val="clear" w:color="auto" w:fill="FFFFFF"/>
        </w:rPr>
        <w:t>采用</w:t>
      </w:r>
      <w:proofErr w:type="gramStart"/>
      <w:r w:rsidR="002638B4" w:rsidRPr="001F40BC">
        <w:rPr>
          <w:rFonts w:ascii="Helvetica Neue" w:hAnsi="Helvetica Neue"/>
          <w:color w:val="060607"/>
          <w:spacing w:val="4"/>
          <w:szCs w:val="24"/>
          <w:shd w:val="clear" w:color="auto" w:fill="FFFFFF"/>
        </w:rPr>
        <w:t>预训练</w:t>
      </w:r>
      <w:proofErr w:type="gramEnd"/>
      <w:r w:rsidR="002638B4" w:rsidRPr="001F40BC">
        <w:rPr>
          <w:rFonts w:ascii="Helvetica Neue" w:hAnsi="Helvetica Neue"/>
          <w:color w:val="060607"/>
          <w:spacing w:val="4"/>
          <w:szCs w:val="24"/>
          <w:shd w:val="clear" w:color="auto" w:fill="FFFFFF"/>
        </w:rPr>
        <w:t>的视觉编码器（如</w:t>
      </w:r>
      <w:r w:rsidR="002638B4" w:rsidRPr="001F40BC">
        <w:rPr>
          <w:rFonts w:ascii="Helvetica Neue" w:hAnsi="Helvetica Neue"/>
          <w:color w:val="060607"/>
          <w:spacing w:val="4"/>
          <w:szCs w:val="24"/>
          <w:shd w:val="clear" w:color="auto" w:fill="FFFFFF"/>
        </w:rPr>
        <w:t xml:space="preserve">CLIP </w:t>
      </w:r>
      <w:proofErr w:type="spellStart"/>
      <w:r w:rsidR="002638B4" w:rsidRPr="001F40BC">
        <w:rPr>
          <w:rFonts w:ascii="Helvetica Neue" w:hAnsi="Helvetica Neue"/>
          <w:color w:val="060607"/>
          <w:spacing w:val="4"/>
          <w:szCs w:val="24"/>
          <w:shd w:val="clear" w:color="auto" w:fill="FFFFFF"/>
        </w:rPr>
        <w:t>ViT</w:t>
      </w:r>
      <w:proofErr w:type="spellEnd"/>
      <w:r w:rsidR="002638B4" w:rsidRPr="001F40BC">
        <w:rPr>
          <w:rFonts w:ascii="Helvetica Neue" w:hAnsi="Helvetica Neue" w:hint="eastAsia"/>
          <w:color w:val="060607"/>
          <w:spacing w:val="4"/>
          <w:szCs w:val="24"/>
          <w:shd w:val="clear" w:color="auto" w:fill="FFFFFF"/>
        </w:rPr>
        <w:t>模型</w:t>
      </w:r>
      <w:r w:rsidR="002638B4" w:rsidRPr="001F40BC">
        <w:rPr>
          <w:rFonts w:ascii="Helvetica Neue" w:hAnsi="Helvetica Neue"/>
          <w:color w:val="060607"/>
          <w:spacing w:val="4"/>
          <w:szCs w:val="24"/>
          <w:shd w:val="clear" w:color="auto" w:fill="FFFFFF"/>
        </w:rPr>
        <w:t>）和大型语言模型（</w:t>
      </w:r>
      <w:r w:rsidR="002638B4" w:rsidRPr="001F40BC">
        <w:rPr>
          <w:rFonts w:ascii="Helvetica Neue" w:hAnsi="Helvetica Neue" w:hint="eastAsia"/>
          <w:color w:val="060607"/>
          <w:spacing w:val="4"/>
          <w:szCs w:val="24"/>
          <w:shd w:val="clear" w:color="auto" w:fill="FFFFFF"/>
        </w:rPr>
        <w:t>自研</w:t>
      </w:r>
      <w:r w:rsidR="002638B4" w:rsidRPr="001F40BC">
        <w:rPr>
          <w:rFonts w:ascii="Helvetica Neue" w:hAnsi="Helvetica Neue" w:hint="eastAsia"/>
          <w:color w:val="060607"/>
          <w:spacing w:val="4"/>
          <w:szCs w:val="24"/>
          <w:shd w:val="clear" w:color="auto" w:fill="FFFFFF"/>
        </w:rPr>
        <w:t>LLM</w:t>
      </w:r>
      <w:r w:rsidR="002638B4" w:rsidRPr="001F40BC">
        <w:rPr>
          <w:rFonts w:ascii="Helvetica Neue" w:hAnsi="Helvetica Neue" w:hint="eastAsia"/>
          <w:color w:val="060607"/>
          <w:spacing w:val="4"/>
          <w:szCs w:val="24"/>
          <w:shd w:val="clear" w:color="auto" w:fill="FFFFFF"/>
        </w:rPr>
        <w:t>模型</w:t>
      </w:r>
      <w:r w:rsidR="002638B4" w:rsidRPr="001F40BC">
        <w:rPr>
          <w:rFonts w:ascii="Helvetica Neue" w:hAnsi="Helvetica Neue"/>
          <w:color w:val="060607"/>
          <w:spacing w:val="4"/>
          <w:szCs w:val="24"/>
          <w:shd w:val="clear" w:color="auto" w:fill="FFFFFF"/>
        </w:rPr>
        <w:t>），并通过一个简单的线性层将视觉特征转换为</w:t>
      </w:r>
      <w:r w:rsidR="00991A21" w:rsidRPr="001F40BC">
        <w:rPr>
          <w:rFonts w:ascii="Helvetica Neue" w:hAnsi="Helvetica Neue" w:hint="eastAsia"/>
          <w:color w:val="060607"/>
          <w:spacing w:val="4"/>
          <w:szCs w:val="24"/>
          <w:shd w:val="clear" w:color="auto" w:fill="FFFFFF"/>
        </w:rPr>
        <w:t>和</w:t>
      </w:r>
      <w:r w:rsidR="002638B4" w:rsidRPr="001F40BC">
        <w:rPr>
          <w:rFonts w:ascii="Helvetica Neue" w:hAnsi="Helvetica Neue"/>
          <w:color w:val="060607"/>
          <w:spacing w:val="4"/>
          <w:szCs w:val="24"/>
          <w:shd w:val="clear" w:color="auto" w:fill="FFFFFF"/>
        </w:rPr>
        <w:t>文本</w:t>
      </w:r>
      <w:r w:rsidR="00991A21" w:rsidRPr="001F40BC">
        <w:rPr>
          <w:rFonts w:ascii="Helvetica Neue" w:hAnsi="Helvetica Neue" w:hint="eastAsia"/>
          <w:color w:val="060607"/>
          <w:spacing w:val="4"/>
          <w:szCs w:val="24"/>
          <w:shd w:val="clear" w:color="auto" w:fill="FFFFFF"/>
        </w:rPr>
        <w:t>模型可以接收的特征</w:t>
      </w:r>
      <w:r w:rsidR="002638B4" w:rsidRPr="001F40BC">
        <w:rPr>
          <w:rFonts w:ascii="Helvetica Neue" w:hAnsi="Helvetica Neue"/>
          <w:color w:val="060607"/>
          <w:spacing w:val="4"/>
          <w:szCs w:val="24"/>
          <w:shd w:val="clear" w:color="auto" w:fill="FFFFFF"/>
        </w:rPr>
        <w:t>。这种架构能够同时处理视觉和语言信息，实现多模态理解。</w:t>
      </w:r>
      <w:r w:rsidR="002638B4" w:rsidRPr="001F40BC">
        <w:rPr>
          <w:rFonts w:ascii="Helvetica Neue" w:hAnsi="Helvetica Neue" w:hint="eastAsia"/>
          <w:color w:val="060607"/>
          <w:spacing w:val="4"/>
          <w:szCs w:val="24"/>
          <w:shd w:val="clear" w:color="auto" w:fill="FFFFFF"/>
        </w:rPr>
        <w:t>模型</w:t>
      </w:r>
      <w:r w:rsidR="00801A3F" w:rsidRPr="001F40BC">
        <w:rPr>
          <w:rFonts w:ascii="Helvetica Neue" w:hAnsi="Helvetica Neue" w:hint="eastAsia"/>
          <w:color w:val="060607"/>
          <w:spacing w:val="4"/>
          <w:szCs w:val="24"/>
          <w:shd w:val="clear" w:color="auto" w:fill="FFFFFF"/>
        </w:rPr>
        <w:t>结构如下图</w:t>
      </w:r>
      <w:r w:rsidR="00E26390" w:rsidRPr="001F40BC">
        <w:rPr>
          <w:rFonts w:ascii="Helvetica Neue" w:hAnsi="Helvetica Neue"/>
          <w:color w:val="060607"/>
          <w:spacing w:val="4"/>
          <w:szCs w:val="24"/>
          <w:shd w:val="clear" w:color="auto" w:fill="FFFFFF"/>
        </w:rPr>
        <w:t>5</w:t>
      </w:r>
      <w:r w:rsidR="00801A3F" w:rsidRPr="001F40BC">
        <w:rPr>
          <w:rFonts w:ascii="Helvetica Neue" w:hAnsi="Helvetica Neue" w:hint="eastAsia"/>
          <w:color w:val="060607"/>
          <w:spacing w:val="4"/>
          <w:szCs w:val="24"/>
          <w:shd w:val="clear" w:color="auto" w:fill="FFFFFF"/>
        </w:rPr>
        <w:t>所示：</w:t>
      </w:r>
    </w:p>
    <w:p w14:paraId="3FBC81B3" w14:textId="3105EC9E" w:rsidR="00801A3F" w:rsidRPr="001F40BC" w:rsidRDefault="000C13B4" w:rsidP="00801A3F">
      <w:pPr>
        <w:ind w:firstLine="496"/>
        <w:rPr>
          <w:rFonts w:ascii="Helvetica Neue" w:hAnsi="Helvetica Neue" w:hint="eastAsia"/>
          <w:color w:val="060607"/>
          <w:spacing w:val="4"/>
          <w:szCs w:val="24"/>
          <w:shd w:val="clear" w:color="auto" w:fill="FFFFFF"/>
        </w:rPr>
      </w:pPr>
      <w:r w:rsidRPr="001F40BC">
        <w:rPr>
          <w:rFonts w:ascii="Helvetica Neue" w:hAnsi="Helvetica Neue" w:hint="eastAsia"/>
          <w:color w:val="060607"/>
          <w:spacing w:val="4"/>
          <w:szCs w:val="24"/>
          <w:shd w:val="clear" w:color="auto" w:fill="FFFFFF"/>
        </w:rPr>
        <w:t>视觉图片输入</w:t>
      </w:r>
      <m:oMath>
        <m:sSub>
          <m:sSubPr>
            <m:ctrlPr>
              <w:rPr>
                <w:rFonts w:ascii="Cambria Math" w:hAnsi="Cambria Math"/>
                <w:color w:val="060607"/>
                <w:spacing w:val="4"/>
                <w:szCs w:val="24"/>
                <w:shd w:val="clear" w:color="auto" w:fill="FFFFFF"/>
              </w:rPr>
            </m:ctrlPr>
          </m:sSubPr>
          <m:e>
            <m:r>
              <w:rPr>
                <w:rFonts w:ascii="Cambria Math" w:hAnsi="Cambria Math" w:hint="eastAsia"/>
                <w:color w:val="060607"/>
                <w:spacing w:val="4"/>
                <w:szCs w:val="24"/>
                <w:shd w:val="clear" w:color="auto" w:fill="FFFFFF"/>
              </w:rPr>
              <m:t>X</m:t>
            </m:r>
          </m:e>
          <m:sub>
            <m:r>
              <w:rPr>
                <w:rFonts w:ascii="Cambria Math" w:hAnsi="Cambria Math"/>
                <w:color w:val="060607"/>
                <w:spacing w:val="4"/>
                <w:szCs w:val="24"/>
                <w:shd w:val="clear" w:color="auto" w:fill="FFFFFF"/>
              </w:rPr>
              <m:t>v</m:t>
            </m:r>
          </m:sub>
        </m:sSub>
      </m:oMath>
      <w:r w:rsidR="00801A3F" w:rsidRPr="001F40BC">
        <w:rPr>
          <w:rFonts w:ascii="Helvetica Neue" w:hAnsi="Helvetica Neue" w:hint="eastAsia"/>
          <w:color w:val="060607"/>
          <w:spacing w:val="4"/>
          <w:szCs w:val="24"/>
          <w:shd w:val="clear" w:color="auto" w:fill="FFFFFF"/>
        </w:rPr>
        <w:t>使用图像编码器</w:t>
      </w:r>
      <w:r w:rsidR="00BD65AB" w:rsidRPr="001F40BC">
        <w:rPr>
          <w:rFonts w:ascii="Helvetica Neue" w:hAnsi="Helvetica Neue" w:hint="eastAsia"/>
          <w:color w:val="060607"/>
          <w:spacing w:val="4"/>
          <w:szCs w:val="24"/>
          <w:shd w:val="clear" w:color="auto" w:fill="FFFFFF"/>
        </w:rPr>
        <w:t>转换</w:t>
      </w:r>
      <w:r w:rsidR="00C41F82" w:rsidRPr="001F40BC">
        <w:rPr>
          <w:rFonts w:ascii="Helvetica Neue" w:hAnsi="Helvetica Neue" w:hint="eastAsia"/>
          <w:color w:val="060607"/>
          <w:spacing w:val="4"/>
          <w:szCs w:val="24"/>
          <w:shd w:val="clear" w:color="auto" w:fill="FFFFFF"/>
        </w:rPr>
        <w:t>为</w:t>
      </w:r>
      <w:r w:rsidR="00801A3F" w:rsidRPr="001F40BC">
        <w:rPr>
          <w:rFonts w:ascii="Helvetica Neue" w:hAnsi="Helvetica Neue" w:hint="eastAsia"/>
          <w:color w:val="060607"/>
          <w:spacing w:val="4"/>
          <w:szCs w:val="24"/>
          <w:shd w:val="clear" w:color="auto" w:fill="FFFFFF"/>
        </w:rPr>
        <w:t>特征</w:t>
      </w:r>
      <m:oMath>
        <m:sSub>
          <m:sSubPr>
            <m:ctrlPr>
              <w:rPr>
                <w:rFonts w:ascii="Cambria Math" w:hAnsi="Cambria Math"/>
                <w:color w:val="060607"/>
                <w:spacing w:val="4"/>
                <w:szCs w:val="24"/>
                <w:shd w:val="clear" w:color="auto" w:fill="FFFFFF"/>
              </w:rPr>
            </m:ctrlPr>
          </m:sSubPr>
          <m:e>
            <m:r>
              <w:rPr>
                <w:rFonts w:ascii="Cambria Math" w:hAnsi="Cambria Math"/>
                <w:color w:val="060607"/>
                <w:spacing w:val="4"/>
                <w:szCs w:val="24"/>
                <w:shd w:val="clear" w:color="auto" w:fill="FFFFFF"/>
              </w:rPr>
              <m:t>Z</m:t>
            </m:r>
          </m:e>
          <m:sub>
            <m:r>
              <w:rPr>
                <w:rFonts w:ascii="Cambria Math" w:hAnsi="Cambria Math"/>
                <w:color w:val="060607"/>
                <w:spacing w:val="4"/>
                <w:szCs w:val="24"/>
                <w:shd w:val="clear" w:color="auto" w:fill="FFFFFF"/>
              </w:rPr>
              <m:t>v</m:t>
            </m:r>
          </m:sub>
        </m:sSub>
      </m:oMath>
      <w:r w:rsidR="00801A3F" w:rsidRPr="001F40BC">
        <w:rPr>
          <w:rFonts w:ascii="Helvetica Neue" w:hAnsi="Helvetica Neue" w:hint="eastAsia"/>
          <w:color w:val="060607"/>
          <w:spacing w:val="4"/>
          <w:szCs w:val="24"/>
          <w:shd w:val="clear" w:color="auto" w:fill="FFFFFF"/>
        </w:rPr>
        <w:t>，</w:t>
      </w:r>
      <w:r w:rsidR="00BD65AB" w:rsidRPr="001F40BC">
        <w:rPr>
          <w:rFonts w:ascii="Helvetica Neue" w:hAnsi="Helvetica Neue" w:hint="eastAsia"/>
          <w:color w:val="060607"/>
          <w:spacing w:val="4"/>
          <w:szCs w:val="24"/>
          <w:shd w:val="clear" w:color="auto" w:fill="FFFFFF"/>
        </w:rPr>
        <w:t>再</w:t>
      </w:r>
      <w:r w:rsidR="00801A3F" w:rsidRPr="001F40BC">
        <w:rPr>
          <w:rFonts w:ascii="Helvetica Neue" w:hAnsi="Helvetica Neue" w:hint="eastAsia"/>
          <w:color w:val="060607"/>
          <w:spacing w:val="4"/>
          <w:szCs w:val="24"/>
          <w:shd w:val="clear" w:color="auto" w:fill="FFFFFF"/>
        </w:rPr>
        <w:t>经过投影矩阵</w:t>
      </w:r>
      <w:r w:rsidR="00801A3F" w:rsidRPr="001F40BC">
        <w:rPr>
          <w:rFonts w:ascii="Helvetica Neue" w:hAnsi="Helvetica Neue" w:hint="eastAsia"/>
          <w:color w:val="060607"/>
          <w:spacing w:val="4"/>
          <w:szCs w:val="24"/>
          <w:shd w:val="clear" w:color="auto" w:fill="FFFFFF"/>
        </w:rPr>
        <w:t>W</w:t>
      </w:r>
      <w:r w:rsidR="00801A3F" w:rsidRPr="001F40BC">
        <w:rPr>
          <w:rFonts w:ascii="Helvetica Neue" w:hAnsi="Helvetica Neue" w:hint="eastAsia"/>
          <w:color w:val="060607"/>
          <w:spacing w:val="4"/>
          <w:szCs w:val="24"/>
          <w:shd w:val="clear" w:color="auto" w:fill="FFFFFF"/>
        </w:rPr>
        <w:t>映射之后转换</w:t>
      </w:r>
      <w:r w:rsidR="00204245" w:rsidRPr="001F40BC">
        <w:rPr>
          <w:rFonts w:ascii="Helvetica Neue" w:hAnsi="Helvetica Neue" w:hint="eastAsia"/>
          <w:color w:val="060607"/>
          <w:spacing w:val="4"/>
          <w:szCs w:val="24"/>
          <w:shd w:val="clear" w:color="auto" w:fill="FFFFFF"/>
        </w:rPr>
        <w:t>为</w:t>
      </w:r>
      <w:r w:rsidR="00801A3F" w:rsidRPr="001F40BC">
        <w:rPr>
          <w:rFonts w:ascii="Helvetica Neue" w:hAnsi="Helvetica Neue" w:hint="eastAsia"/>
          <w:color w:val="060607"/>
          <w:spacing w:val="4"/>
          <w:szCs w:val="24"/>
          <w:shd w:val="clear" w:color="auto" w:fill="FFFFFF"/>
        </w:rPr>
        <w:t>特征</w:t>
      </w:r>
      <m:oMath>
        <m:sSub>
          <m:sSubPr>
            <m:ctrlPr>
              <w:rPr>
                <w:rFonts w:ascii="Cambria Math" w:hAnsi="Cambria Math"/>
                <w:color w:val="060607"/>
                <w:spacing w:val="4"/>
                <w:szCs w:val="24"/>
                <w:shd w:val="clear" w:color="auto" w:fill="FFFFFF"/>
              </w:rPr>
            </m:ctrlPr>
          </m:sSubPr>
          <m:e>
            <m:r>
              <w:rPr>
                <w:rFonts w:ascii="Cambria Math" w:hAnsi="Cambria Math" w:hint="eastAsia"/>
                <w:color w:val="060607"/>
                <w:spacing w:val="4"/>
                <w:szCs w:val="24"/>
                <w:shd w:val="clear" w:color="auto" w:fill="FFFFFF"/>
              </w:rPr>
              <m:t>H</m:t>
            </m:r>
          </m:e>
          <m:sub>
            <m:r>
              <w:rPr>
                <w:rFonts w:ascii="Cambria Math" w:hAnsi="Cambria Math"/>
                <w:color w:val="060607"/>
                <w:spacing w:val="4"/>
                <w:szCs w:val="24"/>
                <w:shd w:val="clear" w:color="auto" w:fill="FFFFFF"/>
              </w:rPr>
              <m:t>v</m:t>
            </m:r>
          </m:sub>
        </m:sSub>
      </m:oMath>
      <w:r w:rsidR="00801A3F" w:rsidRPr="001F40BC">
        <w:rPr>
          <w:rFonts w:ascii="Helvetica Neue" w:hAnsi="Helvetica Neue" w:hint="eastAsia"/>
          <w:color w:val="060607"/>
          <w:spacing w:val="4"/>
          <w:szCs w:val="24"/>
          <w:shd w:val="clear" w:color="auto" w:fill="FFFFFF"/>
        </w:rPr>
        <w:t>。然后将</w:t>
      </w:r>
      <m:oMath>
        <m:sSub>
          <m:sSubPr>
            <m:ctrlPr>
              <w:rPr>
                <w:rFonts w:ascii="Cambria Math" w:hAnsi="Cambria Math"/>
                <w:color w:val="060607"/>
                <w:spacing w:val="4"/>
                <w:szCs w:val="24"/>
                <w:shd w:val="clear" w:color="auto" w:fill="FFFFFF"/>
              </w:rPr>
            </m:ctrlPr>
          </m:sSubPr>
          <m:e>
            <m:r>
              <w:rPr>
                <w:rFonts w:ascii="Cambria Math" w:hAnsi="Cambria Math" w:hint="eastAsia"/>
                <w:color w:val="060607"/>
                <w:spacing w:val="4"/>
                <w:szCs w:val="24"/>
                <w:shd w:val="clear" w:color="auto" w:fill="FFFFFF"/>
              </w:rPr>
              <m:t>H</m:t>
            </m:r>
          </m:e>
          <m:sub>
            <m:r>
              <w:rPr>
                <w:rFonts w:ascii="Cambria Math" w:hAnsi="Cambria Math"/>
                <w:color w:val="060607"/>
                <w:spacing w:val="4"/>
                <w:szCs w:val="24"/>
                <w:shd w:val="clear" w:color="auto" w:fill="FFFFFF"/>
              </w:rPr>
              <m:t>v</m:t>
            </m:r>
          </m:sub>
        </m:sSub>
        <m:r>
          <w:rPr>
            <w:rFonts w:ascii="Cambria Math" w:hAnsi="Cambria Math" w:hint="eastAsia"/>
            <w:color w:val="060607"/>
            <w:spacing w:val="4"/>
            <w:szCs w:val="24"/>
            <w:shd w:val="clear" w:color="auto" w:fill="FFFFFF"/>
          </w:rPr>
          <m:t>和</m:t>
        </m:r>
        <m:sSub>
          <m:sSubPr>
            <m:ctrlPr>
              <w:rPr>
                <w:rFonts w:ascii="Cambria Math" w:hAnsi="Cambria Math"/>
                <w:color w:val="060607"/>
                <w:spacing w:val="4"/>
                <w:szCs w:val="24"/>
                <w:shd w:val="clear" w:color="auto" w:fill="FFFFFF"/>
              </w:rPr>
            </m:ctrlPr>
          </m:sSubPr>
          <m:e>
            <m:r>
              <w:rPr>
                <w:rFonts w:ascii="Cambria Math" w:hAnsi="Cambria Math" w:hint="eastAsia"/>
                <w:color w:val="060607"/>
                <w:spacing w:val="4"/>
                <w:szCs w:val="24"/>
                <w:shd w:val="clear" w:color="auto" w:fill="FFFFFF"/>
              </w:rPr>
              <m:t>H</m:t>
            </m:r>
          </m:e>
          <m:sub>
            <m:r>
              <w:rPr>
                <w:rFonts w:ascii="Cambria Math" w:hAnsi="Cambria Math" w:hint="eastAsia"/>
                <w:color w:val="060607"/>
                <w:spacing w:val="4"/>
                <w:szCs w:val="24"/>
                <w:shd w:val="clear" w:color="auto" w:fill="FFFFFF"/>
              </w:rPr>
              <m:t>q</m:t>
            </m:r>
          </m:sub>
        </m:sSub>
      </m:oMath>
      <w:r w:rsidR="00801A3F" w:rsidRPr="001F40BC">
        <w:rPr>
          <w:rFonts w:ascii="Helvetica Neue" w:hAnsi="Helvetica Neue" w:hint="eastAsia"/>
          <w:color w:val="060607"/>
          <w:spacing w:val="4"/>
          <w:szCs w:val="24"/>
          <w:shd w:val="clear" w:color="auto" w:fill="FFFFFF"/>
        </w:rPr>
        <w:t>合并输入到</w:t>
      </w:r>
      <w:r w:rsidR="00801A3F" w:rsidRPr="001F40BC">
        <w:rPr>
          <w:rFonts w:ascii="Helvetica Neue" w:hAnsi="Helvetica Neue" w:hint="eastAsia"/>
          <w:color w:val="060607"/>
          <w:spacing w:val="4"/>
          <w:szCs w:val="24"/>
          <w:shd w:val="clear" w:color="auto" w:fill="FFFFFF"/>
        </w:rPr>
        <w:t>LLM</w:t>
      </w:r>
      <w:r w:rsidR="00801A3F" w:rsidRPr="001F40BC">
        <w:rPr>
          <w:rFonts w:ascii="Helvetica Neue" w:hAnsi="Helvetica Neue" w:hint="eastAsia"/>
          <w:color w:val="060607"/>
          <w:spacing w:val="4"/>
          <w:szCs w:val="24"/>
          <w:shd w:val="clear" w:color="auto" w:fill="FFFFFF"/>
        </w:rPr>
        <w:t>大语言模型中</w:t>
      </w:r>
      <w:r w:rsidR="00FC20D2" w:rsidRPr="001F40BC">
        <w:rPr>
          <w:rFonts w:ascii="Helvetica Neue" w:hAnsi="Helvetica Neue" w:hint="eastAsia"/>
          <w:color w:val="060607"/>
          <w:spacing w:val="4"/>
          <w:szCs w:val="24"/>
          <w:shd w:val="clear" w:color="auto" w:fill="FFFFFF"/>
        </w:rPr>
        <w:t>（也可以单独输入文本特征</w:t>
      </w:r>
      <m:oMath>
        <m:sSub>
          <m:sSubPr>
            <m:ctrlPr>
              <w:rPr>
                <w:rFonts w:ascii="Cambria Math" w:hAnsi="Cambria Math"/>
                <w:color w:val="060607"/>
                <w:spacing w:val="4"/>
                <w:szCs w:val="24"/>
                <w:shd w:val="clear" w:color="auto" w:fill="FFFFFF"/>
              </w:rPr>
            </m:ctrlPr>
          </m:sSubPr>
          <m:e>
            <m:r>
              <w:rPr>
                <w:rFonts w:ascii="Cambria Math" w:hAnsi="Cambria Math" w:hint="eastAsia"/>
                <w:color w:val="060607"/>
                <w:spacing w:val="4"/>
                <w:szCs w:val="24"/>
                <w:shd w:val="clear" w:color="auto" w:fill="FFFFFF"/>
              </w:rPr>
              <m:t>H</m:t>
            </m:r>
          </m:e>
          <m:sub>
            <m:r>
              <w:rPr>
                <w:rFonts w:ascii="Cambria Math" w:hAnsi="Cambria Math" w:hint="eastAsia"/>
                <w:color w:val="060607"/>
                <w:spacing w:val="4"/>
                <w:szCs w:val="24"/>
                <w:shd w:val="clear" w:color="auto" w:fill="FFFFFF"/>
              </w:rPr>
              <m:t>q</m:t>
            </m:r>
          </m:sub>
        </m:sSub>
      </m:oMath>
      <w:r w:rsidR="00FC20D2" w:rsidRPr="001F40BC">
        <w:rPr>
          <w:rFonts w:ascii="Helvetica Neue" w:hAnsi="Helvetica Neue" w:hint="eastAsia"/>
          <w:color w:val="060607"/>
          <w:spacing w:val="4"/>
          <w:szCs w:val="24"/>
          <w:shd w:val="clear" w:color="auto" w:fill="FFFFFF"/>
        </w:rPr>
        <w:t>）</w:t>
      </w:r>
      <w:r w:rsidR="00801A3F" w:rsidRPr="001F40BC">
        <w:rPr>
          <w:rFonts w:ascii="Helvetica Neue" w:hAnsi="Helvetica Neue" w:hint="eastAsia"/>
          <w:color w:val="060607"/>
          <w:spacing w:val="4"/>
          <w:szCs w:val="24"/>
          <w:shd w:val="clear" w:color="auto" w:fill="FFFFFF"/>
        </w:rPr>
        <w:t>，得到文本输出</w:t>
      </w:r>
      <m:oMath>
        <m:sSub>
          <m:sSubPr>
            <m:ctrlPr>
              <w:rPr>
                <w:rFonts w:ascii="Cambria Math" w:hAnsi="Cambria Math"/>
                <w:color w:val="060607"/>
                <w:spacing w:val="4"/>
                <w:szCs w:val="24"/>
                <w:shd w:val="clear" w:color="auto" w:fill="FFFFFF"/>
              </w:rPr>
            </m:ctrlPr>
          </m:sSubPr>
          <m:e>
            <m:r>
              <w:rPr>
                <w:rFonts w:ascii="Cambria Math" w:hAnsi="Cambria Math"/>
                <w:color w:val="060607"/>
                <w:spacing w:val="4"/>
                <w:szCs w:val="24"/>
                <w:shd w:val="clear" w:color="auto" w:fill="FFFFFF"/>
              </w:rPr>
              <m:t>X</m:t>
            </m:r>
          </m:e>
          <m:sub>
            <m:r>
              <w:rPr>
                <w:rFonts w:ascii="Cambria Math" w:hAnsi="Cambria Math"/>
                <w:color w:val="060607"/>
                <w:spacing w:val="4"/>
                <w:szCs w:val="24"/>
                <w:shd w:val="clear" w:color="auto" w:fill="FFFFFF"/>
              </w:rPr>
              <m:t>a</m:t>
            </m:r>
          </m:sub>
        </m:sSub>
      </m:oMath>
      <w:r w:rsidR="00801A3F" w:rsidRPr="001F40BC">
        <w:rPr>
          <w:rFonts w:ascii="Helvetica Neue" w:hAnsi="Helvetica Neue" w:hint="eastAsia"/>
          <w:color w:val="060607"/>
          <w:spacing w:val="4"/>
          <w:szCs w:val="24"/>
          <w:shd w:val="clear" w:color="auto" w:fill="FFFFFF"/>
        </w:rPr>
        <w:t>。</w:t>
      </w:r>
    </w:p>
    <w:p w14:paraId="3DC890C3" w14:textId="77777777" w:rsidR="00801A3F" w:rsidRPr="00BD65AB" w:rsidRDefault="00801A3F" w:rsidP="00801A3F">
      <w:pPr>
        <w:ind w:firstLine="436"/>
        <w:rPr>
          <w:rFonts w:ascii="Helvetica Neue" w:hAnsi="Helvetica Neue" w:hint="eastAsia"/>
          <w:color w:val="060607"/>
          <w:spacing w:val="4"/>
          <w:sz w:val="21"/>
          <w:szCs w:val="21"/>
          <w:shd w:val="clear" w:color="auto" w:fill="FFFFFF"/>
        </w:rPr>
      </w:pPr>
    </w:p>
    <w:p w14:paraId="52664F6C" w14:textId="6C8DAD8A" w:rsidR="00801A3F" w:rsidRDefault="00E26390" w:rsidP="00801A3F">
      <w:pPr>
        <w:ind w:firstLine="482"/>
        <w:jc w:val="center"/>
        <w:rPr>
          <w:b/>
        </w:rPr>
      </w:pPr>
      <w:r>
        <w:rPr>
          <w:b/>
          <w:noProof/>
        </w:rPr>
        <w:drawing>
          <wp:inline distT="0" distB="0" distL="0" distR="0" wp14:anchorId="1B365BE6" wp14:editId="52E7C8E4">
            <wp:extent cx="3434251" cy="305375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56961" cy="3073945"/>
                    </a:xfrm>
                    <a:prstGeom prst="rect">
                      <a:avLst/>
                    </a:prstGeom>
                    <a:noFill/>
                  </pic:spPr>
                </pic:pic>
              </a:graphicData>
            </a:graphic>
          </wp:inline>
        </w:drawing>
      </w:r>
    </w:p>
    <w:p w14:paraId="3A01C01F" w14:textId="0129D6E7" w:rsidR="00801A3F" w:rsidRDefault="00801A3F" w:rsidP="00801A3F">
      <w:pPr>
        <w:ind w:firstLine="482"/>
        <w:jc w:val="center"/>
        <w:rPr>
          <w:b/>
        </w:rPr>
      </w:pPr>
      <w:r>
        <w:rPr>
          <w:rFonts w:hint="eastAsia"/>
          <w:b/>
        </w:rPr>
        <w:t>图</w:t>
      </w:r>
      <w:r w:rsidR="00E26390">
        <w:rPr>
          <w:b/>
        </w:rPr>
        <w:t>5</w:t>
      </w:r>
    </w:p>
    <w:p w14:paraId="0D96D818" w14:textId="689B90ED" w:rsidR="00FF493F" w:rsidRDefault="005D1B10" w:rsidP="00FF493F">
      <w:pPr>
        <w:ind w:firstLine="482"/>
        <w:rPr>
          <w:b/>
        </w:rPr>
      </w:pPr>
      <w:r>
        <w:rPr>
          <w:rFonts w:hint="eastAsia"/>
          <w:b/>
        </w:rPr>
        <w:t>步骤</w:t>
      </w:r>
      <w:r>
        <w:rPr>
          <w:rFonts w:hint="eastAsia"/>
          <w:b/>
        </w:rPr>
        <w:t>1</w:t>
      </w:r>
      <w:r>
        <w:rPr>
          <w:b/>
        </w:rPr>
        <w:t>02</w:t>
      </w:r>
      <w:r w:rsidRPr="00451267">
        <w:rPr>
          <w:rFonts w:hint="eastAsia"/>
          <w:b/>
        </w:rPr>
        <w:t>：</w:t>
      </w:r>
      <w:r w:rsidR="00FF493F">
        <w:rPr>
          <w:rStyle w:val="af2"/>
          <w:rFonts w:ascii="Helvetica Neue" w:hAnsi="Helvetica Neue"/>
          <w:color w:val="060607"/>
          <w:spacing w:val="4"/>
          <w:sz w:val="21"/>
          <w:szCs w:val="21"/>
          <w:shd w:val="clear" w:color="auto" w:fill="FFFFFF"/>
        </w:rPr>
        <w:t>数据</w:t>
      </w:r>
      <w:r>
        <w:rPr>
          <w:rStyle w:val="af2"/>
          <w:rFonts w:ascii="Helvetica Neue" w:hAnsi="Helvetica Neue" w:hint="eastAsia"/>
          <w:color w:val="060607"/>
          <w:spacing w:val="4"/>
          <w:sz w:val="21"/>
          <w:szCs w:val="21"/>
          <w:shd w:val="clear" w:color="auto" w:fill="FFFFFF"/>
        </w:rPr>
        <w:t>构建</w:t>
      </w:r>
    </w:p>
    <w:p w14:paraId="6EECC1B8" w14:textId="68C788C9" w:rsidR="00FF493F" w:rsidRPr="001F40BC" w:rsidRDefault="00980E50" w:rsidP="00F3116D">
      <w:pPr>
        <w:ind w:firstLine="480"/>
        <w:rPr>
          <w:szCs w:val="24"/>
        </w:rPr>
      </w:pPr>
      <w:r w:rsidRPr="001F40BC">
        <w:rPr>
          <w:rFonts w:hint="eastAsia"/>
          <w:szCs w:val="24"/>
        </w:rPr>
        <w:t>实施方案一只接收文本输入，所以训练数据只包含文本数据。</w:t>
      </w:r>
    </w:p>
    <w:p w14:paraId="532D5549" w14:textId="34606D07" w:rsidR="00334018" w:rsidRPr="001F40BC" w:rsidRDefault="00334018" w:rsidP="00F3116D">
      <w:pPr>
        <w:ind w:firstLine="480"/>
        <w:rPr>
          <w:szCs w:val="24"/>
        </w:rPr>
      </w:pPr>
      <w:r w:rsidRPr="001F40BC">
        <w:rPr>
          <w:rFonts w:hint="eastAsia"/>
          <w:szCs w:val="24"/>
        </w:rPr>
        <w:t>训练数据包含</w:t>
      </w:r>
      <w:r w:rsidR="00912C34" w:rsidRPr="001F40BC">
        <w:rPr>
          <w:rFonts w:hint="eastAsia"/>
          <w:szCs w:val="24"/>
        </w:rPr>
        <w:t>单轮的输入以及多轮的输入。</w:t>
      </w:r>
    </w:p>
    <w:p w14:paraId="0BD0A81B" w14:textId="40142057" w:rsidR="009157FF" w:rsidRPr="001F40BC" w:rsidRDefault="00912C34" w:rsidP="00F3116D">
      <w:pPr>
        <w:ind w:firstLine="480"/>
        <w:rPr>
          <w:szCs w:val="24"/>
        </w:rPr>
      </w:pPr>
      <w:r w:rsidRPr="001F40BC">
        <w:rPr>
          <w:rFonts w:hint="eastAsia"/>
          <w:szCs w:val="24"/>
        </w:rPr>
        <w:t>对于单轮输入数据，</w:t>
      </w:r>
      <w:r w:rsidR="006F1619" w:rsidRPr="001F40BC">
        <w:rPr>
          <w:rFonts w:hint="eastAsia"/>
          <w:szCs w:val="24"/>
        </w:rPr>
        <w:t>使用一种反向推导的方式构建数据，</w:t>
      </w:r>
      <w:r w:rsidR="009157FF" w:rsidRPr="001F40BC">
        <w:rPr>
          <w:rFonts w:hint="eastAsia"/>
          <w:szCs w:val="24"/>
        </w:rPr>
        <w:t>基于网络上收集得到的高质量绘画</w:t>
      </w:r>
      <w:r w:rsidR="009157FF" w:rsidRPr="001F40BC">
        <w:rPr>
          <w:rFonts w:hint="eastAsia"/>
          <w:szCs w:val="24"/>
        </w:rPr>
        <w:t>prompt</w:t>
      </w:r>
      <w:r w:rsidR="006F1619" w:rsidRPr="001F40BC">
        <w:rPr>
          <w:rFonts w:hint="eastAsia"/>
          <w:szCs w:val="24"/>
        </w:rPr>
        <w:t>作为润色结果</w:t>
      </w:r>
      <w:r w:rsidR="009157FF" w:rsidRPr="001F40BC">
        <w:rPr>
          <w:rFonts w:hint="eastAsia"/>
          <w:szCs w:val="24"/>
        </w:rPr>
        <w:t>，</w:t>
      </w:r>
      <w:r w:rsidR="006F1619" w:rsidRPr="001F40BC">
        <w:rPr>
          <w:rFonts w:hint="eastAsia"/>
          <w:szCs w:val="24"/>
        </w:rPr>
        <w:t>人工</w:t>
      </w:r>
      <w:r w:rsidR="009157FF" w:rsidRPr="001F40BC">
        <w:rPr>
          <w:rFonts w:hint="eastAsia"/>
          <w:szCs w:val="24"/>
        </w:rPr>
        <w:t>抽取其中的主要内容</w:t>
      </w:r>
      <w:r w:rsidR="006F1619" w:rsidRPr="001F40BC">
        <w:rPr>
          <w:rFonts w:hint="eastAsia"/>
          <w:szCs w:val="24"/>
        </w:rPr>
        <w:t>作为</w:t>
      </w:r>
      <w:r w:rsidR="009157FF" w:rsidRPr="001F40BC">
        <w:rPr>
          <w:rFonts w:hint="eastAsia"/>
          <w:szCs w:val="24"/>
        </w:rPr>
        <w:t>用户的输入。</w:t>
      </w:r>
      <w:r w:rsidRPr="001F40BC">
        <w:rPr>
          <w:rFonts w:hint="eastAsia"/>
          <w:szCs w:val="24"/>
        </w:rPr>
        <w:t>如下是一段单轮对话的训练数据：</w:t>
      </w:r>
    </w:p>
    <w:p w14:paraId="555B403B" w14:textId="2B77A3CE" w:rsidR="005A1B00" w:rsidRPr="001F40BC" w:rsidRDefault="00351F93">
      <w:pPr>
        <w:ind w:firstLine="480"/>
        <w:rPr>
          <w:rFonts w:ascii="Helvetica Neue" w:hAnsi="Helvetica Neue" w:hint="eastAsia"/>
          <w:color w:val="060607"/>
          <w:spacing w:val="4"/>
          <w:szCs w:val="24"/>
          <w:shd w:val="clear" w:color="auto" w:fill="FFFFFF"/>
        </w:rPr>
      </w:pPr>
      <w:r w:rsidRPr="001F40BC">
        <w:rPr>
          <w:rFonts w:hint="eastAsia"/>
          <w:szCs w:val="24"/>
        </w:rPr>
        <w:t>[</w:t>
      </w:r>
      <w:r w:rsidR="005A1B00" w:rsidRPr="001F40BC">
        <w:rPr>
          <w:rFonts w:ascii="Helvetica Neue" w:hAnsi="Helvetica Neue"/>
          <w:color w:val="060607"/>
          <w:spacing w:val="4"/>
          <w:szCs w:val="24"/>
          <w:shd w:val="clear" w:color="auto" w:fill="FFFFFF"/>
        </w:rPr>
        <w:t>{ "</w:t>
      </w:r>
      <w:r w:rsidR="005A1B00" w:rsidRPr="001F40BC">
        <w:rPr>
          <w:rFonts w:ascii="Helvetica Neue" w:hAnsi="Helvetica Neue"/>
          <w:color w:val="060607"/>
          <w:spacing w:val="4"/>
          <w:szCs w:val="24"/>
          <w:shd w:val="clear" w:color="auto" w:fill="FFFFFF"/>
        </w:rPr>
        <w:t>输入</w:t>
      </w:r>
      <w:r w:rsidR="005A1B00" w:rsidRPr="001F40BC">
        <w:rPr>
          <w:rFonts w:ascii="Helvetica Neue" w:hAnsi="Helvetica Neue"/>
          <w:color w:val="060607"/>
          <w:spacing w:val="4"/>
          <w:szCs w:val="24"/>
          <w:shd w:val="clear" w:color="auto" w:fill="FFFFFF"/>
        </w:rPr>
        <w:t>": "</w:t>
      </w:r>
      <w:r w:rsidR="005A1B00" w:rsidRPr="001F40BC">
        <w:rPr>
          <w:rFonts w:ascii="Helvetica Neue" w:hAnsi="Helvetica Neue" w:hint="eastAsia"/>
          <w:color w:val="060607"/>
          <w:spacing w:val="4"/>
          <w:szCs w:val="24"/>
          <w:shd w:val="clear" w:color="auto" w:fill="FFFFFF"/>
        </w:rPr>
        <w:t>画一只会打架的兔子图片</w:t>
      </w:r>
      <w:r w:rsidR="005A1B00" w:rsidRPr="001F40BC">
        <w:rPr>
          <w:rFonts w:ascii="Helvetica Neue" w:hAnsi="Helvetica Neue"/>
          <w:color w:val="060607"/>
          <w:spacing w:val="4"/>
          <w:szCs w:val="24"/>
          <w:shd w:val="clear" w:color="auto" w:fill="FFFFFF"/>
        </w:rPr>
        <w:t>",</w:t>
      </w:r>
    </w:p>
    <w:p w14:paraId="28BBFF96" w14:textId="54E7F154" w:rsidR="005A1B00" w:rsidRPr="001F40BC" w:rsidRDefault="005A1B00" w:rsidP="005A1B00">
      <w:pPr>
        <w:ind w:firstLine="496"/>
        <w:rPr>
          <w:rFonts w:ascii="Helvetica Neue" w:hAnsi="Helvetica Neue" w:hint="eastAsia"/>
          <w:color w:val="060607"/>
          <w:spacing w:val="4"/>
          <w:szCs w:val="24"/>
          <w:shd w:val="clear" w:color="auto" w:fill="FFFFFF"/>
        </w:rPr>
      </w:pPr>
      <w:r w:rsidRPr="001F40BC">
        <w:rPr>
          <w:rFonts w:ascii="Helvetica Neue" w:hAnsi="Helvetica Neue"/>
          <w:color w:val="060607"/>
          <w:spacing w:val="4"/>
          <w:szCs w:val="24"/>
          <w:shd w:val="clear" w:color="auto" w:fill="FFFFFF"/>
        </w:rPr>
        <w:t xml:space="preserve"> "</w:t>
      </w:r>
      <w:r w:rsidRPr="001F40BC">
        <w:rPr>
          <w:rFonts w:ascii="Helvetica Neue" w:hAnsi="Helvetica Neue"/>
          <w:color w:val="060607"/>
          <w:spacing w:val="4"/>
          <w:szCs w:val="24"/>
          <w:shd w:val="clear" w:color="auto" w:fill="FFFFFF"/>
        </w:rPr>
        <w:t>输出</w:t>
      </w:r>
      <w:r w:rsidRPr="001F40BC">
        <w:rPr>
          <w:rFonts w:ascii="Helvetica Neue" w:hAnsi="Helvetica Neue"/>
          <w:color w:val="060607"/>
          <w:spacing w:val="4"/>
          <w:szCs w:val="24"/>
          <w:shd w:val="clear" w:color="auto" w:fill="FFFFFF"/>
        </w:rPr>
        <w:t>": "</w:t>
      </w:r>
      <w:r w:rsidRPr="001F40BC">
        <w:rPr>
          <w:rFonts w:ascii="Helvetica Neue" w:hAnsi="Helvetica Neue" w:hint="eastAsia"/>
          <w:color w:val="060607"/>
          <w:spacing w:val="4"/>
          <w:szCs w:val="24"/>
          <w:shd w:val="clear" w:color="auto" w:fill="FFFFFF"/>
        </w:rPr>
        <w:t>一只会打架的兔子，戴着红色拳击手套，神情坚定，身体灵活。在一个简洁的拳击场，四周环绕观众席，有聚光灯照耀。彩色漫画。</w:t>
      </w:r>
      <w:r w:rsidRPr="001F40BC">
        <w:rPr>
          <w:rFonts w:ascii="Helvetica Neue" w:hAnsi="Helvetica Neue"/>
          <w:color w:val="060607"/>
          <w:spacing w:val="4"/>
          <w:szCs w:val="24"/>
          <w:shd w:val="clear" w:color="auto" w:fill="FFFFFF"/>
        </w:rPr>
        <w:t>" }</w:t>
      </w:r>
      <w:r w:rsidR="00351F93" w:rsidRPr="001F40BC">
        <w:rPr>
          <w:rFonts w:ascii="Helvetica Neue" w:hAnsi="Helvetica Neue"/>
          <w:color w:val="060607"/>
          <w:spacing w:val="4"/>
          <w:szCs w:val="24"/>
          <w:shd w:val="clear" w:color="auto" w:fill="FFFFFF"/>
        </w:rPr>
        <w:t>]</w:t>
      </w:r>
    </w:p>
    <w:p w14:paraId="33ACDE54" w14:textId="5E574CBB" w:rsidR="00912C34" w:rsidRPr="001F40BC" w:rsidRDefault="00912C34" w:rsidP="005A1B00">
      <w:pPr>
        <w:ind w:firstLine="480"/>
        <w:rPr>
          <w:szCs w:val="24"/>
        </w:rPr>
      </w:pPr>
      <w:r w:rsidRPr="001F40BC">
        <w:rPr>
          <w:rFonts w:hint="eastAsia"/>
          <w:szCs w:val="24"/>
        </w:rPr>
        <w:t>对于多轮输入数据，人工进行设计和标注，例如基于上面的单轮对话数据，继续扩充一轮输入和输出。训练数据如下：</w:t>
      </w:r>
    </w:p>
    <w:p w14:paraId="61EF4CF9" w14:textId="353DC7ED" w:rsidR="00912C34" w:rsidRPr="001F40BC" w:rsidRDefault="00912C34" w:rsidP="00912C34">
      <w:pPr>
        <w:ind w:firstLine="496"/>
        <w:rPr>
          <w:rFonts w:ascii="Helvetica Neue" w:hAnsi="Helvetica Neue" w:hint="eastAsia"/>
          <w:color w:val="060607"/>
          <w:spacing w:val="4"/>
          <w:szCs w:val="24"/>
          <w:shd w:val="clear" w:color="auto" w:fill="FFFFFF"/>
        </w:rPr>
      </w:pPr>
      <w:r w:rsidRPr="001F40BC">
        <w:rPr>
          <w:rFonts w:ascii="Helvetica Neue" w:hAnsi="Helvetica Neue"/>
          <w:color w:val="060607"/>
          <w:spacing w:val="4"/>
          <w:szCs w:val="24"/>
          <w:shd w:val="clear" w:color="auto" w:fill="FFFFFF"/>
        </w:rPr>
        <w:t>[{ "</w:t>
      </w:r>
      <w:r w:rsidRPr="001F40BC">
        <w:rPr>
          <w:rFonts w:ascii="Helvetica Neue" w:hAnsi="Helvetica Neue"/>
          <w:color w:val="060607"/>
          <w:spacing w:val="4"/>
          <w:szCs w:val="24"/>
          <w:shd w:val="clear" w:color="auto" w:fill="FFFFFF"/>
        </w:rPr>
        <w:t>输入</w:t>
      </w:r>
      <w:r w:rsidRPr="001F40BC">
        <w:rPr>
          <w:rFonts w:ascii="Helvetica Neue" w:hAnsi="Helvetica Neue"/>
          <w:color w:val="060607"/>
          <w:spacing w:val="4"/>
          <w:szCs w:val="24"/>
          <w:shd w:val="clear" w:color="auto" w:fill="FFFFFF"/>
        </w:rPr>
        <w:t>": "</w:t>
      </w:r>
      <w:r w:rsidRPr="001F40BC">
        <w:rPr>
          <w:rFonts w:ascii="Helvetica Neue" w:hAnsi="Helvetica Neue" w:hint="eastAsia"/>
          <w:color w:val="060607"/>
          <w:spacing w:val="4"/>
          <w:szCs w:val="24"/>
          <w:shd w:val="clear" w:color="auto" w:fill="FFFFFF"/>
        </w:rPr>
        <w:t>画一只会打架的兔子图片</w:t>
      </w:r>
      <w:r w:rsidRPr="001F40BC">
        <w:rPr>
          <w:rFonts w:ascii="Helvetica Neue" w:hAnsi="Helvetica Neue"/>
          <w:color w:val="060607"/>
          <w:spacing w:val="4"/>
          <w:szCs w:val="24"/>
          <w:shd w:val="clear" w:color="auto" w:fill="FFFFFF"/>
        </w:rPr>
        <w:t>",</w:t>
      </w:r>
    </w:p>
    <w:p w14:paraId="3468C5D9" w14:textId="77777777" w:rsidR="00912C34" w:rsidRPr="001F40BC" w:rsidRDefault="00912C34" w:rsidP="00912C34">
      <w:pPr>
        <w:ind w:firstLine="496"/>
        <w:rPr>
          <w:rFonts w:ascii="Helvetica Neue" w:hAnsi="Helvetica Neue" w:hint="eastAsia"/>
          <w:color w:val="060607"/>
          <w:spacing w:val="4"/>
          <w:szCs w:val="24"/>
          <w:shd w:val="clear" w:color="auto" w:fill="FFFFFF"/>
        </w:rPr>
      </w:pPr>
      <w:r w:rsidRPr="001F40BC">
        <w:rPr>
          <w:rFonts w:ascii="Helvetica Neue" w:hAnsi="Helvetica Neue"/>
          <w:color w:val="060607"/>
          <w:spacing w:val="4"/>
          <w:szCs w:val="24"/>
          <w:shd w:val="clear" w:color="auto" w:fill="FFFFFF"/>
        </w:rPr>
        <w:t xml:space="preserve"> "</w:t>
      </w:r>
      <w:r w:rsidRPr="001F40BC">
        <w:rPr>
          <w:rFonts w:ascii="Helvetica Neue" w:hAnsi="Helvetica Neue"/>
          <w:color w:val="060607"/>
          <w:spacing w:val="4"/>
          <w:szCs w:val="24"/>
          <w:shd w:val="clear" w:color="auto" w:fill="FFFFFF"/>
        </w:rPr>
        <w:t>输出</w:t>
      </w:r>
      <w:r w:rsidRPr="001F40BC">
        <w:rPr>
          <w:rFonts w:ascii="Helvetica Neue" w:hAnsi="Helvetica Neue"/>
          <w:color w:val="060607"/>
          <w:spacing w:val="4"/>
          <w:szCs w:val="24"/>
          <w:shd w:val="clear" w:color="auto" w:fill="FFFFFF"/>
        </w:rPr>
        <w:t>": "</w:t>
      </w:r>
      <w:r w:rsidRPr="001F40BC">
        <w:rPr>
          <w:rFonts w:ascii="Helvetica Neue" w:hAnsi="Helvetica Neue" w:hint="eastAsia"/>
          <w:color w:val="060607"/>
          <w:spacing w:val="4"/>
          <w:szCs w:val="24"/>
          <w:shd w:val="clear" w:color="auto" w:fill="FFFFFF"/>
        </w:rPr>
        <w:t>一只会打架的兔子，戴着红色拳击手套，神情坚定，身体灵活。在一个简洁的拳击场，四周环绕观众席，有聚光灯照耀。彩色漫画。</w:t>
      </w:r>
      <w:r w:rsidRPr="001F40BC">
        <w:rPr>
          <w:rFonts w:ascii="Helvetica Neue" w:hAnsi="Helvetica Neue"/>
          <w:color w:val="060607"/>
          <w:spacing w:val="4"/>
          <w:szCs w:val="24"/>
          <w:shd w:val="clear" w:color="auto" w:fill="FFFFFF"/>
        </w:rPr>
        <w:t>" },</w:t>
      </w:r>
    </w:p>
    <w:p w14:paraId="23FE99DF" w14:textId="2F7F7F2F" w:rsidR="00912C34" w:rsidRPr="001F40BC" w:rsidRDefault="00912C34" w:rsidP="00912C34">
      <w:pPr>
        <w:ind w:firstLine="496"/>
        <w:rPr>
          <w:rFonts w:ascii="Helvetica Neue" w:hAnsi="Helvetica Neue" w:hint="eastAsia"/>
          <w:color w:val="060607"/>
          <w:spacing w:val="4"/>
          <w:szCs w:val="24"/>
          <w:shd w:val="clear" w:color="auto" w:fill="FFFFFF"/>
        </w:rPr>
      </w:pPr>
      <w:r w:rsidRPr="001F40BC">
        <w:rPr>
          <w:rFonts w:ascii="Helvetica Neue" w:hAnsi="Helvetica Neue"/>
          <w:color w:val="060607"/>
          <w:spacing w:val="4"/>
          <w:szCs w:val="24"/>
          <w:shd w:val="clear" w:color="auto" w:fill="FFFFFF"/>
        </w:rPr>
        <w:t>{ "</w:t>
      </w:r>
      <w:r w:rsidRPr="001F40BC">
        <w:rPr>
          <w:rFonts w:ascii="Helvetica Neue" w:hAnsi="Helvetica Neue"/>
          <w:color w:val="060607"/>
          <w:spacing w:val="4"/>
          <w:szCs w:val="24"/>
          <w:shd w:val="clear" w:color="auto" w:fill="FFFFFF"/>
        </w:rPr>
        <w:t>输入</w:t>
      </w:r>
      <w:r w:rsidRPr="001F40BC">
        <w:rPr>
          <w:rFonts w:ascii="Helvetica Neue" w:hAnsi="Helvetica Neue"/>
          <w:color w:val="060607"/>
          <w:spacing w:val="4"/>
          <w:szCs w:val="24"/>
          <w:shd w:val="clear" w:color="auto" w:fill="FFFFFF"/>
        </w:rPr>
        <w:t>": "</w:t>
      </w:r>
      <w:r w:rsidRPr="001F40BC">
        <w:rPr>
          <w:rFonts w:ascii="Helvetica Neue" w:hAnsi="Helvetica Neue" w:hint="eastAsia"/>
          <w:color w:val="060607"/>
          <w:spacing w:val="4"/>
          <w:szCs w:val="24"/>
          <w:shd w:val="clear" w:color="auto" w:fill="FFFFFF"/>
        </w:rPr>
        <w:t>给它带上红色发带</w:t>
      </w:r>
      <w:r w:rsidRPr="001F40BC">
        <w:rPr>
          <w:rFonts w:ascii="Helvetica Neue" w:hAnsi="Helvetica Neue"/>
          <w:color w:val="060607"/>
          <w:spacing w:val="4"/>
          <w:szCs w:val="24"/>
          <w:shd w:val="clear" w:color="auto" w:fill="FFFFFF"/>
        </w:rPr>
        <w:t>",</w:t>
      </w:r>
    </w:p>
    <w:p w14:paraId="3A48ABF4" w14:textId="4F725A12" w:rsidR="00837D47" w:rsidRPr="006F7BE4" w:rsidRDefault="00912C34">
      <w:pPr>
        <w:ind w:firstLine="496"/>
        <w:rPr>
          <w:b/>
          <w:szCs w:val="24"/>
        </w:rPr>
      </w:pPr>
      <w:r w:rsidRPr="001F40BC">
        <w:rPr>
          <w:rFonts w:ascii="Helvetica Neue" w:hAnsi="Helvetica Neue"/>
          <w:color w:val="060607"/>
          <w:spacing w:val="4"/>
          <w:szCs w:val="24"/>
          <w:shd w:val="clear" w:color="auto" w:fill="FFFFFF"/>
        </w:rPr>
        <w:t xml:space="preserve"> "</w:t>
      </w:r>
      <w:r w:rsidRPr="001F40BC">
        <w:rPr>
          <w:rFonts w:ascii="Helvetica Neue" w:hAnsi="Helvetica Neue"/>
          <w:color w:val="060607"/>
          <w:spacing w:val="4"/>
          <w:szCs w:val="24"/>
          <w:shd w:val="clear" w:color="auto" w:fill="FFFFFF"/>
        </w:rPr>
        <w:t>输出</w:t>
      </w:r>
      <w:r w:rsidRPr="001F40BC">
        <w:rPr>
          <w:rFonts w:ascii="Helvetica Neue" w:hAnsi="Helvetica Neue"/>
          <w:color w:val="060607"/>
          <w:spacing w:val="4"/>
          <w:szCs w:val="24"/>
          <w:shd w:val="clear" w:color="auto" w:fill="FFFFFF"/>
        </w:rPr>
        <w:t>": "</w:t>
      </w:r>
      <w:r w:rsidRPr="001F40BC">
        <w:rPr>
          <w:rFonts w:ascii="Helvetica Neue" w:hAnsi="Helvetica Neue" w:hint="eastAsia"/>
          <w:color w:val="060607"/>
          <w:spacing w:val="4"/>
          <w:szCs w:val="24"/>
          <w:shd w:val="clear" w:color="auto" w:fill="FFFFFF"/>
        </w:rPr>
        <w:t>一只会打架的兔子，戴着红色拳击手套和红色发带，神情坚定，身体灵活。在一个简洁的拳击场，四周环绕观众席，有聚光灯照耀。彩色漫画。</w:t>
      </w:r>
      <w:r w:rsidRPr="001F40BC">
        <w:rPr>
          <w:rFonts w:ascii="Helvetica Neue" w:hAnsi="Helvetica Neue"/>
          <w:color w:val="060607"/>
          <w:spacing w:val="4"/>
          <w:szCs w:val="24"/>
          <w:shd w:val="clear" w:color="auto" w:fill="FFFFFF"/>
        </w:rPr>
        <w:t>" }]</w:t>
      </w:r>
    </w:p>
    <w:p w14:paraId="10F978B3" w14:textId="053C4D62" w:rsidR="00FF493F" w:rsidRPr="006F7BE4" w:rsidRDefault="00763865" w:rsidP="00FF493F">
      <w:pPr>
        <w:ind w:firstLine="482"/>
        <w:rPr>
          <w:b/>
          <w:szCs w:val="24"/>
        </w:rPr>
      </w:pPr>
      <w:r w:rsidRPr="003E403D">
        <w:rPr>
          <w:rFonts w:hint="eastAsia"/>
          <w:b/>
          <w:szCs w:val="24"/>
        </w:rPr>
        <w:t>步骤</w:t>
      </w:r>
      <w:r w:rsidRPr="001F40BC">
        <w:rPr>
          <w:rFonts w:hint="eastAsia"/>
          <w:b/>
          <w:szCs w:val="24"/>
        </w:rPr>
        <w:t>1</w:t>
      </w:r>
      <w:r w:rsidRPr="001F40BC">
        <w:rPr>
          <w:b/>
          <w:szCs w:val="24"/>
        </w:rPr>
        <w:t>03</w:t>
      </w:r>
      <w:r w:rsidRPr="001F40BC">
        <w:rPr>
          <w:rFonts w:hint="eastAsia"/>
          <w:b/>
          <w:szCs w:val="24"/>
        </w:rPr>
        <w:t>：模型训练</w:t>
      </w:r>
    </w:p>
    <w:p w14:paraId="52A442A8" w14:textId="1AB9707A" w:rsidR="005E4CCA" w:rsidRPr="001F40BC" w:rsidRDefault="00DD217E" w:rsidP="00FF493F">
      <w:pPr>
        <w:ind w:firstLine="496"/>
        <w:rPr>
          <w:rFonts w:ascii="Helvetica Neue" w:hAnsi="Helvetica Neue" w:hint="eastAsia"/>
          <w:color w:val="060607"/>
          <w:spacing w:val="4"/>
          <w:szCs w:val="24"/>
          <w:shd w:val="clear" w:color="auto" w:fill="FFFFFF"/>
        </w:rPr>
      </w:pPr>
      <w:r w:rsidRPr="001F40BC">
        <w:rPr>
          <w:rFonts w:ascii="Helvetica Neue" w:hAnsi="Helvetica Neue" w:hint="eastAsia"/>
          <w:color w:val="060607"/>
          <w:spacing w:val="4"/>
          <w:szCs w:val="24"/>
          <w:shd w:val="clear" w:color="auto" w:fill="FFFFFF"/>
        </w:rPr>
        <w:t>模型训练使用大规模的分布式训练框架，方便快速迭代。训练使用已经</w:t>
      </w:r>
      <w:proofErr w:type="gramStart"/>
      <w:r w:rsidRPr="001F40BC">
        <w:rPr>
          <w:rFonts w:ascii="Helvetica Neue" w:hAnsi="Helvetica Neue" w:hint="eastAsia"/>
          <w:color w:val="060607"/>
          <w:spacing w:val="4"/>
          <w:szCs w:val="24"/>
          <w:shd w:val="clear" w:color="auto" w:fill="FFFFFF"/>
        </w:rPr>
        <w:t>预训练</w:t>
      </w:r>
      <w:proofErr w:type="gramEnd"/>
      <w:r w:rsidRPr="001F40BC">
        <w:rPr>
          <w:rFonts w:ascii="Helvetica Neue" w:hAnsi="Helvetica Neue" w:hint="eastAsia"/>
          <w:color w:val="060607"/>
          <w:spacing w:val="4"/>
          <w:szCs w:val="24"/>
          <w:shd w:val="clear" w:color="auto" w:fill="FFFFFF"/>
        </w:rPr>
        <w:t>的</w:t>
      </w:r>
      <w:r w:rsidRPr="001F40BC">
        <w:rPr>
          <w:rFonts w:ascii="Helvetica Neue" w:hAnsi="Helvetica Neue" w:hint="eastAsia"/>
          <w:color w:val="060607"/>
          <w:spacing w:val="4"/>
          <w:szCs w:val="24"/>
          <w:shd w:val="clear" w:color="auto" w:fill="FFFFFF"/>
        </w:rPr>
        <w:t>VLM</w:t>
      </w:r>
      <w:r w:rsidRPr="001F40BC">
        <w:rPr>
          <w:rFonts w:ascii="Helvetica Neue" w:hAnsi="Helvetica Neue" w:hint="eastAsia"/>
          <w:color w:val="060607"/>
          <w:spacing w:val="4"/>
          <w:szCs w:val="24"/>
          <w:shd w:val="clear" w:color="auto" w:fill="FFFFFF"/>
        </w:rPr>
        <w:t>模型，使用步骤</w:t>
      </w:r>
      <w:r w:rsidRPr="001F40BC">
        <w:rPr>
          <w:rFonts w:ascii="Helvetica Neue" w:hAnsi="Helvetica Neue" w:hint="eastAsia"/>
          <w:color w:val="060607"/>
          <w:spacing w:val="4"/>
          <w:szCs w:val="24"/>
          <w:shd w:val="clear" w:color="auto" w:fill="FFFFFF"/>
        </w:rPr>
        <w:t>1</w:t>
      </w:r>
      <w:r w:rsidRPr="001F40BC">
        <w:rPr>
          <w:rFonts w:ascii="Helvetica Neue" w:hAnsi="Helvetica Neue"/>
          <w:color w:val="060607"/>
          <w:spacing w:val="4"/>
          <w:szCs w:val="24"/>
          <w:shd w:val="clear" w:color="auto" w:fill="FFFFFF"/>
        </w:rPr>
        <w:t>02</w:t>
      </w:r>
      <w:r w:rsidRPr="001F40BC">
        <w:rPr>
          <w:rFonts w:ascii="Helvetica Neue" w:hAnsi="Helvetica Neue" w:hint="eastAsia"/>
          <w:color w:val="060607"/>
          <w:spacing w:val="4"/>
          <w:szCs w:val="24"/>
          <w:shd w:val="clear" w:color="auto" w:fill="FFFFFF"/>
        </w:rPr>
        <w:t>整理的训练数据进行微调，观察训练损失函数降低</w:t>
      </w:r>
      <w:r w:rsidR="007D3AEE" w:rsidRPr="001F40BC">
        <w:rPr>
          <w:rFonts w:ascii="Helvetica Neue" w:hAnsi="Helvetica Neue" w:hint="eastAsia"/>
          <w:color w:val="060607"/>
          <w:spacing w:val="4"/>
          <w:szCs w:val="24"/>
          <w:shd w:val="clear" w:color="auto" w:fill="FFFFFF"/>
        </w:rPr>
        <w:t>到平稳之后，停止训练。</w:t>
      </w:r>
    </w:p>
    <w:p w14:paraId="029E1AB9" w14:textId="1AA9B3E2" w:rsidR="00837D47" w:rsidRPr="001F40BC" w:rsidRDefault="00763865" w:rsidP="00FF493F">
      <w:pPr>
        <w:ind w:firstLine="482"/>
        <w:rPr>
          <w:b/>
          <w:szCs w:val="24"/>
        </w:rPr>
      </w:pPr>
      <w:r w:rsidRPr="006F7BE4">
        <w:rPr>
          <w:rFonts w:hint="eastAsia"/>
          <w:b/>
          <w:szCs w:val="24"/>
        </w:rPr>
        <w:t>步骤</w:t>
      </w:r>
      <w:r w:rsidRPr="006F7BE4">
        <w:rPr>
          <w:rFonts w:hint="eastAsia"/>
          <w:b/>
          <w:szCs w:val="24"/>
        </w:rPr>
        <w:t>1</w:t>
      </w:r>
      <w:r w:rsidRPr="003E403D">
        <w:rPr>
          <w:b/>
          <w:szCs w:val="24"/>
        </w:rPr>
        <w:t>04</w:t>
      </w:r>
      <w:r w:rsidRPr="001F40BC">
        <w:rPr>
          <w:rFonts w:hint="eastAsia"/>
          <w:b/>
          <w:szCs w:val="24"/>
        </w:rPr>
        <w:t>：模型评估</w:t>
      </w:r>
    </w:p>
    <w:p w14:paraId="7B66B32C" w14:textId="1390D5AC" w:rsidR="007D3AEE" w:rsidRPr="006F7BE4" w:rsidRDefault="00AA00CA" w:rsidP="00FF493F">
      <w:pPr>
        <w:ind w:firstLine="496"/>
        <w:rPr>
          <w:b/>
          <w:szCs w:val="24"/>
        </w:rPr>
      </w:pPr>
      <w:r w:rsidRPr="001F40BC">
        <w:rPr>
          <w:rFonts w:ascii="Helvetica Neue" w:hAnsi="Helvetica Neue" w:hint="eastAsia"/>
          <w:color w:val="060607"/>
          <w:spacing w:val="4"/>
          <w:szCs w:val="24"/>
          <w:shd w:val="clear" w:color="auto" w:fill="FFFFFF"/>
        </w:rPr>
        <w:t>选择损失函数较小的模型权重，之后间隔一段训练</w:t>
      </w:r>
      <w:r w:rsidRPr="001F40BC">
        <w:rPr>
          <w:rFonts w:ascii="Helvetica Neue" w:hAnsi="Helvetica Neue" w:hint="eastAsia"/>
          <w:color w:val="060607"/>
          <w:spacing w:val="4"/>
          <w:szCs w:val="24"/>
          <w:shd w:val="clear" w:color="auto" w:fill="FFFFFF"/>
        </w:rPr>
        <w:t>step</w:t>
      </w:r>
      <w:r w:rsidRPr="001F40BC">
        <w:rPr>
          <w:rFonts w:ascii="Helvetica Neue" w:hAnsi="Helvetica Neue" w:hint="eastAsia"/>
          <w:color w:val="060607"/>
          <w:spacing w:val="4"/>
          <w:szCs w:val="24"/>
          <w:shd w:val="clear" w:color="auto" w:fill="FFFFFF"/>
        </w:rPr>
        <w:t>再取一些权重进行评估。评估使用自建的大约几百条测试集，评估维</w:t>
      </w:r>
      <w:proofErr w:type="gramStart"/>
      <w:r w:rsidRPr="001F40BC">
        <w:rPr>
          <w:rFonts w:ascii="Helvetica Neue" w:hAnsi="Helvetica Neue" w:hint="eastAsia"/>
          <w:color w:val="060607"/>
          <w:spacing w:val="4"/>
          <w:szCs w:val="24"/>
          <w:shd w:val="clear" w:color="auto" w:fill="FFFFFF"/>
        </w:rPr>
        <w:t>度包括</w:t>
      </w:r>
      <w:proofErr w:type="gramEnd"/>
      <w:r w:rsidRPr="001F40BC">
        <w:rPr>
          <w:rFonts w:ascii="Helvetica Neue" w:hAnsi="Helvetica Neue" w:hint="eastAsia"/>
          <w:color w:val="060607"/>
          <w:spacing w:val="4"/>
          <w:szCs w:val="24"/>
          <w:shd w:val="clear" w:color="auto" w:fill="FFFFFF"/>
        </w:rPr>
        <w:t>模型的对话理解准确性、出图的美观度以及出图的图文一致性几个维度，选取一个最好的模型权重作为最终的训练结果。</w:t>
      </w:r>
    </w:p>
    <w:p w14:paraId="0859E7B2" w14:textId="77777777" w:rsidR="004A2442" w:rsidRPr="001F40BC" w:rsidRDefault="004A2442">
      <w:pPr>
        <w:ind w:firstLineChars="0" w:firstLine="0"/>
        <w:rPr>
          <w:b/>
          <w:szCs w:val="24"/>
        </w:rPr>
        <w:pPrChange w:id="18" w:author="吴飞龙" w:date="2024-09-20T11:49:00Z">
          <w:pPr>
            <w:ind w:firstLine="482"/>
          </w:pPr>
        </w:pPrChange>
      </w:pPr>
    </w:p>
    <w:p w14:paraId="0673F012" w14:textId="71261797" w:rsidR="00FF493F" w:rsidRPr="00FC5412" w:rsidRDefault="008C0E4B">
      <w:pPr>
        <w:ind w:firstLine="482"/>
        <w:rPr>
          <w:b/>
          <w:rPrChange w:id="19" w:author="吴飞龙" w:date="2024-09-20T11:53:00Z">
            <w:rPr>
              <w:szCs w:val="24"/>
            </w:rPr>
          </w:rPrChange>
        </w:rPr>
        <w:pPrChange w:id="20" w:author="吴飞龙" w:date="2024-09-20T11:53:00Z">
          <w:pPr>
            <w:ind w:firstLine="480"/>
          </w:pPr>
        </w:pPrChange>
      </w:pPr>
      <w:r w:rsidRPr="00FC5412">
        <w:rPr>
          <w:rFonts w:hint="eastAsia"/>
          <w:b/>
          <w:rPrChange w:id="21" w:author="吴飞龙" w:date="2024-09-20T11:53:00Z">
            <w:rPr>
              <w:rFonts w:hint="eastAsia"/>
              <w:szCs w:val="24"/>
            </w:rPr>
          </w:rPrChange>
        </w:rPr>
        <w:t>交互界面</w:t>
      </w:r>
      <w:r w:rsidR="008F3358" w:rsidRPr="00FC5412">
        <w:rPr>
          <w:rFonts w:hint="eastAsia"/>
          <w:b/>
          <w:rPrChange w:id="22" w:author="吴飞龙" w:date="2024-09-20T11:53:00Z">
            <w:rPr>
              <w:rFonts w:hint="eastAsia"/>
              <w:b/>
              <w:szCs w:val="24"/>
            </w:rPr>
          </w:rPrChange>
        </w:rPr>
        <w:t>：</w:t>
      </w:r>
    </w:p>
    <w:p w14:paraId="28CD933F" w14:textId="36F659AD" w:rsidR="00AD6349" w:rsidRPr="001F40BC" w:rsidRDefault="00AD6349" w:rsidP="00FF493F">
      <w:pPr>
        <w:ind w:firstLine="480"/>
        <w:rPr>
          <w:szCs w:val="24"/>
        </w:rPr>
      </w:pPr>
      <w:r w:rsidRPr="001F40BC">
        <w:rPr>
          <w:rFonts w:hint="eastAsia"/>
          <w:szCs w:val="24"/>
        </w:rPr>
        <w:t>下图</w:t>
      </w:r>
      <w:r w:rsidR="008F5EAB" w:rsidRPr="001F40BC">
        <w:rPr>
          <w:szCs w:val="24"/>
        </w:rPr>
        <w:t>6</w:t>
      </w:r>
      <w:r w:rsidRPr="001F40BC">
        <w:rPr>
          <w:rFonts w:hint="eastAsia"/>
          <w:szCs w:val="24"/>
        </w:rPr>
        <w:t>展示了</w:t>
      </w:r>
      <w:del w:id="23" w:author="吴飞龙" w:date="2024-09-20T11:50:00Z">
        <w:r w:rsidR="002B41A7" w:rsidRPr="001F40BC" w:rsidDel="00C1734D">
          <w:rPr>
            <w:rFonts w:hint="eastAsia"/>
            <w:szCs w:val="24"/>
          </w:rPr>
          <w:delText>基于润色提示词</w:delText>
        </w:r>
      </w:del>
      <w:ins w:id="24" w:author="吴飞龙" w:date="2024-09-20T11:50:00Z">
        <w:r w:rsidR="00C1734D">
          <w:rPr>
            <w:rFonts w:hint="eastAsia"/>
            <w:szCs w:val="24"/>
          </w:rPr>
          <w:t>直接</w:t>
        </w:r>
      </w:ins>
      <w:del w:id="25" w:author="吴飞龙" w:date="2024-09-20T11:50:00Z">
        <w:r w:rsidR="002B41A7" w:rsidRPr="001F40BC" w:rsidDel="00C1734D">
          <w:rPr>
            <w:rFonts w:hint="eastAsia"/>
            <w:szCs w:val="24"/>
          </w:rPr>
          <w:delText>进行</w:delText>
        </w:r>
      </w:del>
      <w:r w:rsidR="002B41A7" w:rsidRPr="001F40BC">
        <w:rPr>
          <w:rFonts w:hint="eastAsia"/>
          <w:szCs w:val="24"/>
        </w:rPr>
        <w:t>修改</w:t>
      </w:r>
      <w:ins w:id="26" w:author="吴飞龙" w:date="2024-09-20T11:50:00Z">
        <w:r w:rsidR="00C1734D">
          <w:rPr>
            <w:rFonts w:hint="eastAsia"/>
            <w:szCs w:val="24"/>
          </w:rPr>
          <w:t>prompt</w:t>
        </w:r>
      </w:ins>
      <w:r w:rsidR="002B41A7" w:rsidRPr="001F40BC">
        <w:rPr>
          <w:rFonts w:hint="eastAsia"/>
          <w:szCs w:val="24"/>
        </w:rPr>
        <w:t>的</w:t>
      </w:r>
      <w:r w:rsidRPr="001F40BC">
        <w:rPr>
          <w:rFonts w:hint="eastAsia"/>
          <w:szCs w:val="24"/>
        </w:rPr>
        <w:t>交互形式。</w:t>
      </w:r>
    </w:p>
    <w:p w14:paraId="7196A4E7" w14:textId="5B9A41F1" w:rsidR="00AD6349" w:rsidRPr="001F40BC" w:rsidRDefault="00AD6349" w:rsidP="00FF493F">
      <w:pPr>
        <w:ind w:firstLine="480"/>
        <w:rPr>
          <w:szCs w:val="24"/>
        </w:rPr>
      </w:pPr>
      <w:r w:rsidRPr="001F40BC">
        <w:rPr>
          <w:rFonts w:hint="eastAsia"/>
          <w:szCs w:val="24"/>
        </w:rPr>
        <w:t>图</w:t>
      </w:r>
      <w:r w:rsidR="008F5EAB" w:rsidRPr="001F40BC">
        <w:rPr>
          <w:szCs w:val="24"/>
        </w:rPr>
        <w:t>6</w:t>
      </w:r>
      <w:r w:rsidRPr="001F40BC">
        <w:rPr>
          <w:szCs w:val="24"/>
        </w:rPr>
        <w:t>-</w:t>
      </w:r>
      <w:r w:rsidRPr="001F40BC">
        <w:rPr>
          <w:rFonts w:hint="eastAsia"/>
          <w:szCs w:val="24"/>
        </w:rPr>
        <w:t>a</w:t>
      </w:r>
      <w:r w:rsidRPr="001F40BC">
        <w:rPr>
          <w:rFonts w:hint="eastAsia"/>
          <w:szCs w:val="24"/>
        </w:rPr>
        <w:t>，用户输入之后模型总结并且回答用户问题，然后</w:t>
      </w:r>
      <w:r w:rsidR="006B755D" w:rsidRPr="001F40BC">
        <w:rPr>
          <w:rFonts w:hint="eastAsia"/>
          <w:szCs w:val="24"/>
        </w:rPr>
        <w:t>在横线下方</w:t>
      </w:r>
      <w:r w:rsidRPr="001F40BC">
        <w:rPr>
          <w:rFonts w:hint="eastAsia"/>
          <w:szCs w:val="24"/>
        </w:rPr>
        <w:t>输出</w:t>
      </w:r>
      <w:r w:rsidRPr="001F40BC">
        <w:rPr>
          <w:rFonts w:hint="eastAsia"/>
          <w:szCs w:val="24"/>
        </w:rPr>
        <w:t>VLM</w:t>
      </w:r>
      <w:r w:rsidRPr="001F40BC">
        <w:rPr>
          <w:rFonts w:hint="eastAsia"/>
          <w:szCs w:val="24"/>
        </w:rPr>
        <w:t>模型润色之后的绘画</w:t>
      </w:r>
      <w:r w:rsidRPr="001F40BC">
        <w:rPr>
          <w:rFonts w:hint="eastAsia"/>
          <w:szCs w:val="24"/>
        </w:rPr>
        <w:t>prompt</w:t>
      </w:r>
      <w:r w:rsidRPr="001F40BC">
        <w:rPr>
          <w:rFonts w:hint="eastAsia"/>
          <w:szCs w:val="24"/>
        </w:rPr>
        <w:t>，</w:t>
      </w:r>
      <w:r w:rsidR="00D84B99" w:rsidRPr="001F40BC">
        <w:rPr>
          <w:rFonts w:hint="eastAsia"/>
          <w:szCs w:val="24"/>
        </w:rPr>
        <w:t>下方的画笔符号（</w:t>
      </w:r>
      <w:r w:rsidR="00D84B99" w:rsidRPr="006F7BE4">
        <w:rPr>
          <w:rFonts w:hint="eastAsia"/>
          <w:noProof/>
          <w:szCs w:val="24"/>
        </w:rPr>
        <mc:AlternateContent>
          <mc:Choice Requires="wpg">
            <w:drawing>
              <wp:inline distT="0" distB="0" distL="0" distR="0" wp14:anchorId="7E6443A2" wp14:editId="67839C7A">
                <wp:extent cx="138430" cy="161925"/>
                <wp:effectExtent l="0" t="0" r="33020" b="28575"/>
                <wp:docPr id="44" name="组合 44"/>
                <wp:cNvGraphicFramePr/>
                <a:graphic xmlns:a="http://schemas.openxmlformats.org/drawingml/2006/main">
                  <a:graphicData uri="http://schemas.microsoft.com/office/word/2010/wordprocessingGroup">
                    <wpg:wgp>
                      <wpg:cNvGrpSpPr/>
                      <wpg:grpSpPr>
                        <a:xfrm>
                          <a:off x="0" y="0"/>
                          <a:ext cx="138430" cy="161925"/>
                          <a:chOff x="0" y="0"/>
                          <a:chExt cx="138726" cy="161925"/>
                        </a:xfrm>
                      </wpg:grpSpPr>
                      <pic:pic xmlns:pic="http://schemas.openxmlformats.org/drawingml/2006/picture">
                        <pic:nvPicPr>
                          <pic:cNvPr id="46" name="图形 115" descr="铅笔"/>
                          <pic:cNvPicPr>
                            <a:picLocks noChangeAspect="1"/>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38430" cy="142875"/>
                          </a:xfrm>
                          <a:prstGeom prst="rect">
                            <a:avLst/>
                          </a:prstGeom>
                        </pic:spPr>
                      </pic:pic>
                      <wps:wsp>
                        <wps:cNvPr id="47" name="直接连接符 116"/>
                        <wps:cNvCnPr/>
                        <wps:spPr>
                          <a:xfrm>
                            <a:off x="0" y="161925"/>
                            <a:ext cx="138726" cy="0"/>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w16sdtdh="http://schemas.microsoft.com/office/word/2020/wordml/sdtdatahash" xmlns:w16="http://schemas.microsoft.com/office/word/2018/wordml" xmlns:w16cex="http://schemas.microsoft.com/office/word/2018/wordml/cex">
            <w:pict>
              <v:group w14:anchorId="4155540A" id="组合 44" o:spid="_x0000_s1026" style="width:10.9pt;height:12.75pt;mso-position-horizontal-relative:char;mso-position-vertical-relative:line" coordsize="138726,161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">
                <v:shape id="图形 115" o:spid="_x0000_s1027" type="#_x0000_t75" alt="铅笔" style="position:absolute;width:138430;height:142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">
                  <v:imagedata r:id="rId23" o:title="铅笔"/>
                </v:shape>
                <v:line id="直接连接符 116" o:spid="_x0000_s1028" style="position:absolute;visibility:visible;mso-wrap-style:square" from="0,161925" to="138726,1619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" strokecolor="black [3200]" strokeweight="2.5pt">
                  <v:stroke joinstyle="miter"/>
                </v:line>
                <w10:anchorlock/>
              </v:group>
            </w:pict>
          </mc:Fallback>
        </mc:AlternateContent>
      </w:r>
      <w:r w:rsidR="00D84B99" w:rsidRPr="006F7BE4">
        <w:rPr>
          <w:rFonts w:hint="eastAsia"/>
          <w:szCs w:val="24"/>
        </w:rPr>
        <w:t>）示意</w:t>
      </w:r>
      <w:r w:rsidRPr="006F7BE4">
        <w:rPr>
          <w:rFonts w:hint="eastAsia"/>
          <w:szCs w:val="24"/>
        </w:rPr>
        <w:t>用户可以在此编辑</w:t>
      </w:r>
      <w:r w:rsidRPr="001F40BC">
        <w:rPr>
          <w:rFonts w:hint="eastAsia"/>
          <w:szCs w:val="24"/>
        </w:rPr>
        <w:t>。</w:t>
      </w:r>
    </w:p>
    <w:p w14:paraId="3B411862" w14:textId="6880BCF8" w:rsidR="00AD6349" w:rsidRPr="001F40BC" w:rsidRDefault="00AD6349" w:rsidP="00FF493F">
      <w:pPr>
        <w:ind w:firstLine="480"/>
        <w:rPr>
          <w:szCs w:val="24"/>
        </w:rPr>
      </w:pPr>
      <w:r w:rsidRPr="001F40BC">
        <w:rPr>
          <w:rFonts w:hint="eastAsia"/>
          <w:szCs w:val="24"/>
        </w:rPr>
        <w:t>图</w:t>
      </w:r>
      <w:r w:rsidR="008F5EAB" w:rsidRPr="001F40BC">
        <w:rPr>
          <w:szCs w:val="24"/>
        </w:rPr>
        <w:t>6</w:t>
      </w:r>
      <w:r w:rsidRPr="001F40BC">
        <w:rPr>
          <w:szCs w:val="24"/>
        </w:rPr>
        <w:t>-</w:t>
      </w:r>
      <w:r w:rsidRPr="001F40BC">
        <w:rPr>
          <w:rFonts w:hint="eastAsia"/>
          <w:szCs w:val="24"/>
        </w:rPr>
        <w:t>b</w:t>
      </w:r>
      <w:r w:rsidRPr="001F40BC">
        <w:rPr>
          <w:rFonts w:hint="eastAsia"/>
          <w:szCs w:val="24"/>
        </w:rPr>
        <w:t>展示了用户在模型润色</w:t>
      </w:r>
      <w:r w:rsidR="003E7ACD" w:rsidRPr="001F40BC">
        <w:rPr>
          <w:rFonts w:hint="eastAsia"/>
          <w:szCs w:val="24"/>
        </w:rPr>
        <w:t>prompt</w:t>
      </w:r>
      <w:r w:rsidRPr="001F40BC">
        <w:rPr>
          <w:rFonts w:hint="eastAsia"/>
          <w:szCs w:val="24"/>
        </w:rPr>
        <w:t>上编辑</w:t>
      </w:r>
      <w:r w:rsidR="003E7ACD" w:rsidRPr="001F40BC">
        <w:rPr>
          <w:rFonts w:hint="eastAsia"/>
          <w:szCs w:val="24"/>
        </w:rPr>
        <w:t>（黄底凸显的文字部分），然后通过蓝色的重新生成按键发送绘画指令的过程，直接把</w:t>
      </w:r>
      <w:r w:rsidR="003E7ACD" w:rsidRPr="001F40BC">
        <w:rPr>
          <w:rFonts w:hint="eastAsia"/>
          <w:szCs w:val="24"/>
        </w:rPr>
        <w:t>prompt</w:t>
      </w:r>
      <w:r w:rsidR="003E7ACD" w:rsidRPr="001F40BC">
        <w:rPr>
          <w:rFonts w:hint="eastAsia"/>
          <w:szCs w:val="24"/>
        </w:rPr>
        <w:t>发送给绘画模型而不经过</w:t>
      </w:r>
      <w:r w:rsidR="003E7ACD" w:rsidRPr="001F40BC">
        <w:rPr>
          <w:rFonts w:hint="eastAsia"/>
          <w:szCs w:val="24"/>
        </w:rPr>
        <w:t>VLM</w:t>
      </w:r>
      <w:r w:rsidR="003E7ACD" w:rsidRPr="001F40BC">
        <w:rPr>
          <w:rFonts w:hint="eastAsia"/>
          <w:szCs w:val="24"/>
        </w:rPr>
        <w:t>模型处理</w:t>
      </w:r>
      <w:r w:rsidRPr="001F40BC">
        <w:rPr>
          <w:rFonts w:hint="eastAsia"/>
          <w:szCs w:val="24"/>
        </w:rPr>
        <w:t>。</w:t>
      </w:r>
    </w:p>
    <w:p w14:paraId="4B513D65" w14:textId="768491E7" w:rsidR="00AD6349" w:rsidRPr="001F40BC" w:rsidRDefault="00AD6349" w:rsidP="00FF493F">
      <w:pPr>
        <w:ind w:firstLine="480"/>
        <w:rPr>
          <w:szCs w:val="24"/>
        </w:rPr>
      </w:pPr>
      <w:r w:rsidRPr="001F40BC">
        <w:rPr>
          <w:rFonts w:hint="eastAsia"/>
          <w:szCs w:val="24"/>
        </w:rPr>
        <w:t>图</w:t>
      </w:r>
      <w:r w:rsidR="008F5EAB" w:rsidRPr="001F40BC">
        <w:rPr>
          <w:szCs w:val="24"/>
        </w:rPr>
        <w:t>6</w:t>
      </w:r>
      <w:r w:rsidRPr="001F40BC">
        <w:rPr>
          <w:szCs w:val="24"/>
        </w:rPr>
        <w:t>-</w:t>
      </w:r>
      <w:r w:rsidRPr="001F40BC">
        <w:rPr>
          <w:rFonts w:hint="eastAsia"/>
          <w:szCs w:val="24"/>
        </w:rPr>
        <w:t>c</w:t>
      </w:r>
      <w:r w:rsidR="00436C2D" w:rsidRPr="001F40BC">
        <w:rPr>
          <w:rFonts w:hint="eastAsia"/>
          <w:szCs w:val="24"/>
        </w:rPr>
        <w:t>是图</w:t>
      </w:r>
      <w:r w:rsidR="00436C2D" w:rsidRPr="001F40BC">
        <w:rPr>
          <w:rFonts w:hint="eastAsia"/>
          <w:szCs w:val="24"/>
        </w:rPr>
        <w:t>6</w:t>
      </w:r>
      <w:r w:rsidR="00436C2D" w:rsidRPr="001F40BC">
        <w:rPr>
          <w:szCs w:val="24"/>
        </w:rPr>
        <w:t>-</w:t>
      </w:r>
      <w:r w:rsidR="00436C2D" w:rsidRPr="001F40BC">
        <w:rPr>
          <w:rFonts w:hint="eastAsia"/>
          <w:szCs w:val="24"/>
        </w:rPr>
        <w:t>b</w:t>
      </w:r>
      <w:r w:rsidR="00436C2D" w:rsidRPr="001F40BC">
        <w:rPr>
          <w:rFonts w:hint="eastAsia"/>
          <w:szCs w:val="24"/>
        </w:rPr>
        <w:t>输入之后的输出结果，</w:t>
      </w:r>
      <w:r w:rsidR="00DC321F" w:rsidRPr="001F40BC">
        <w:rPr>
          <w:rFonts w:hint="eastAsia"/>
          <w:szCs w:val="24"/>
        </w:rPr>
        <w:t>模型基于用户输入直接绘图并且输出</w:t>
      </w:r>
      <w:r w:rsidR="00DC321F" w:rsidRPr="001F40BC">
        <w:rPr>
          <w:rFonts w:hint="eastAsia"/>
          <w:szCs w:val="24"/>
        </w:rPr>
        <w:t>prompt</w:t>
      </w:r>
      <w:r w:rsidR="00DC321F" w:rsidRPr="001F40BC">
        <w:rPr>
          <w:rFonts w:hint="eastAsia"/>
          <w:szCs w:val="24"/>
        </w:rPr>
        <w:t>，用户可以基于此</w:t>
      </w:r>
      <w:r w:rsidR="00DC321F" w:rsidRPr="001F40BC">
        <w:rPr>
          <w:rFonts w:hint="eastAsia"/>
          <w:szCs w:val="24"/>
        </w:rPr>
        <w:t>prompt</w:t>
      </w:r>
      <w:r w:rsidR="00DC321F" w:rsidRPr="001F40BC">
        <w:rPr>
          <w:rFonts w:hint="eastAsia"/>
          <w:szCs w:val="24"/>
        </w:rPr>
        <w:t>继续编辑或者继续对话</w:t>
      </w:r>
      <w:r w:rsidRPr="001F40BC">
        <w:rPr>
          <w:rFonts w:hint="eastAsia"/>
          <w:szCs w:val="24"/>
        </w:rPr>
        <w:t>。</w:t>
      </w:r>
    </w:p>
    <w:p w14:paraId="06AD24B6" w14:textId="56DE38B0" w:rsidR="00FF493F" w:rsidRDefault="006E5229" w:rsidP="004A68B4">
      <w:pPr>
        <w:ind w:firstLine="482"/>
        <w:jc w:val="center"/>
        <w:rPr>
          <w:b/>
        </w:rPr>
      </w:pPr>
      <w:r>
        <w:rPr>
          <w:b/>
          <w:noProof/>
        </w:rPr>
        <w:drawing>
          <wp:inline distT="0" distB="0" distL="0" distR="0" wp14:anchorId="52E08A30" wp14:editId="3611A64A">
            <wp:extent cx="5884334" cy="3786996"/>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16274" cy="3807552"/>
                    </a:xfrm>
                    <a:prstGeom prst="rect">
                      <a:avLst/>
                    </a:prstGeom>
                    <a:noFill/>
                  </pic:spPr>
                </pic:pic>
              </a:graphicData>
            </a:graphic>
          </wp:inline>
        </w:drawing>
      </w:r>
    </w:p>
    <w:p w14:paraId="3B660580" w14:textId="263195D3" w:rsidR="00AD6349" w:rsidRDefault="00AD6349" w:rsidP="00AD6349">
      <w:pPr>
        <w:ind w:firstLine="482"/>
        <w:jc w:val="center"/>
        <w:rPr>
          <w:b/>
        </w:rPr>
      </w:pPr>
      <w:r>
        <w:rPr>
          <w:rFonts w:hint="eastAsia"/>
          <w:b/>
        </w:rPr>
        <w:t>图</w:t>
      </w:r>
      <w:r w:rsidR="008F5EAB">
        <w:rPr>
          <w:b/>
        </w:rPr>
        <w:t>6</w:t>
      </w:r>
    </w:p>
    <w:p w14:paraId="125AAC46" w14:textId="0F8A5576" w:rsidR="00FA7A8C" w:rsidRDefault="00FA7A8C" w:rsidP="00FA7A8C">
      <w:pPr>
        <w:ind w:firstLine="480"/>
      </w:pPr>
      <w:commentRangeStart w:id="27"/>
      <w:commentRangeStart w:id="28"/>
      <w:r w:rsidRPr="00B31EAC">
        <w:rPr>
          <w:rFonts w:hint="eastAsia"/>
        </w:rPr>
        <w:t>下图</w:t>
      </w:r>
      <w:r w:rsidR="008F5EAB">
        <w:t>7</w:t>
      </w:r>
      <w:r>
        <w:rPr>
          <w:rFonts w:hint="eastAsia"/>
        </w:rPr>
        <w:t>展示了</w:t>
      </w:r>
      <w:ins w:id="29" w:author="吴飞龙" w:date="2024-09-20T11:50:00Z">
        <w:r w:rsidR="00C1734D">
          <w:rPr>
            <w:rFonts w:hint="eastAsia"/>
          </w:rPr>
          <w:t>通过对话修改</w:t>
        </w:r>
        <w:r w:rsidR="00C1734D">
          <w:rPr>
            <w:rFonts w:hint="eastAsia"/>
          </w:rPr>
          <w:t>prompt</w:t>
        </w:r>
      </w:ins>
      <w:del w:id="30" w:author="吴飞龙" w:date="2024-09-20T11:43:00Z">
        <w:r w:rsidR="0064315E" w:rsidDel="00143C69">
          <w:rPr>
            <w:rFonts w:hint="eastAsia"/>
          </w:rPr>
          <w:delText>多轮</w:delText>
        </w:r>
      </w:del>
      <w:del w:id="31" w:author="吴飞龙" w:date="2024-09-20T11:50:00Z">
        <w:r w:rsidR="0064315E" w:rsidDel="00C1734D">
          <w:rPr>
            <w:rFonts w:hint="eastAsia"/>
          </w:rPr>
          <w:delText>对话</w:delText>
        </w:r>
      </w:del>
      <w:r w:rsidR="0064315E">
        <w:rPr>
          <w:rFonts w:hint="eastAsia"/>
        </w:rPr>
        <w:t>的交互形式。</w:t>
      </w:r>
    </w:p>
    <w:p w14:paraId="2A9D4D22" w14:textId="6AC3C287" w:rsidR="00C06791" w:rsidRDefault="00C06791" w:rsidP="00FA7A8C">
      <w:pPr>
        <w:ind w:firstLine="480"/>
      </w:pPr>
      <w:r>
        <w:rPr>
          <w:rFonts w:hint="eastAsia"/>
        </w:rPr>
        <w:t>图</w:t>
      </w:r>
      <w:r w:rsidR="008F5EAB">
        <w:t>7</w:t>
      </w:r>
      <w:r>
        <w:t>-</w:t>
      </w:r>
      <w:r>
        <w:rPr>
          <w:rFonts w:hint="eastAsia"/>
        </w:rPr>
        <w:t>a</w:t>
      </w:r>
      <w:r>
        <w:rPr>
          <w:rFonts w:hint="eastAsia"/>
        </w:rPr>
        <w:t>，用户</w:t>
      </w:r>
      <w:r w:rsidR="000631AC">
        <w:rPr>
          <w:rFonts w:hint="eastAsia"/>
        </w:rPr>
        <w:t>在</w:t>
      </w:r>
      <w:r w:rsidR="00A42B4A">
        <w:rPr>
          <w:rFonts w:hint="eastAsia"/>
        </w:rPr>
        <w:t>最下方</w:t>
      </w:r>
      <w:r w:rsidR="000631AC">
        <w:rPr>
          <w:rFonts w:hint="eastAsia"/>
        </w:rPr>
        <w:t>输入框输入修改的内容</w:t>
      </w:r>
      <w:r>
        <w:rPr>
          <w:rFonts w:hint="eastAsia"/>
        </w:rPr>
        <w:t>，</w:t>
      </w:r>
      <w:r w:rsidR="000631AC">
        <w:rPr>
          <w:rFonts w:hint="eastAsia"/>
        </w:rPr>
        <w:t>发送给</w:t>
      </w:r>
      <w:r w:rsidR="000631AC">
        <w:rPr>
          <w:rFonts w:hint="eastAsia"/>
        </w:rPr>
        <w:t>VLM</w:t>
      </w:r>
      <w:r w:rsidR="000631AC">
        <w:rPr>
          <w:rFonts w:hint="eastAsia"/>
        </w:rPr>
        <w:t>模型。</w:t>
      </w:r>
    </w:p>
    <w:p w14:paraId="1B5F5DAE" w14:textId="694CEF75" w:rsidR="00C06791" w:rsidRDefault="00C06791" w:rsidP="00FA7A8C">
      <w:pPr>
        <w:ind w:firstLine="480"/>
      </w:pPr>
      <w:r>
        <w:rPr>
          <w:rFonts w:hint="eastAsia"/>
        </w:rPr>
        <w:t>图</w:t>
      </w:r>
      <w:r w:rsidR="008F5EAB">
        <w:t>7</w:t>
      </w:r>
      <w:r>
        <w:t>-</w:t>
      </w:r>
      <w:r w:rsidR="00657739">
        <w:t>b</w:t>
      </w:r>
      <w:r>
        <w:rPr>
          <w:rFonts w:hint="eastAsia"/>
        </w:rPr>
        <w:t>，</w:t>
      </w:r>
      <w:r w:rsidR="000631AC">
        <w:rPr>
          <w:rFonts w:hint="eastAsia"/>
        </w:rPr>
        <w:t>VLM</w:t>
      </w:r>
      <w:r w:rsidR="000631AC">
        <w:rPr>
          <w:rFonts w:hint="eastAsia"/>
        </w:rPr>
        <w:t>模型</w:t>
      </w:r>
      <w:r w:rsidR="00E31D6C">
        <w:rPr>
          <w:rFonts w:hint="eastAsia"/>
        </w:rPr>
        <w:t>接收</w:t>
      </w:r>
      <w:r w:rsidR="000631AC">
        <w:rPr>
          <w:rFonts w:hint="eastAsia"/>
        </w:rPr>
        <w:t>到输入之后结合上一轮的对话内容进行意图理解，然后修改绘画</w:t>
      </w:r>
      <w:r w:rsidR="000631AC">
        <w:rPr>
          <w:rFonts w:hint="eastAsia"/>
        </w:rPr>
        <w:t>prompt</w:t>
      </w:r>
      <w:r w:rsidR="000631AC">
        <w:rPr>
          <w:rFonts w:hint="eastAsia"/>
        </w:rPr>
        <w:t>，得到绘画结果。</w:t>
      </w:r>
      <w:commentRangeEnd w:id="27"/>
      <w:r w:rsidR="00F1284A">
        <w:rPr>
          <w:rStyle w:val="ac"/>
        </w:rPr>
        <w:commentReference w:id="27"/>
      </w:r>
      <w:commentRangeEnd w:id="28"/>
      <w:r w:rsidR="00407A74">
        <w:rPr>
          <w:rStyle w:val="ac"/>
        </w:rPr>
        <w:commentReference w:id="28"/>
      </w:r>
    </w:p>
    <w:p w14:paraId="1DE9666B" w14:textId="19F9863F" w:rsidR="00FA7A8C" w:rsidRDefault="001D0E8E" w:rsidP="00FC07FB">
      <w:pPr>
        <w:ind w:firstLine="482"/>
        <w:jc w:val="center"/>
        <w:rPr>
          <w:ins w:id="32" w:author="ZW" w:date="2024-09-18T17:18:00Z"/>
          <w:b/>
        </w:rPr>
      </w:pPr>
      <w:ins w:id="33" w:author="吴飞龙" w:date="2024-09-20T15:57:00Z">
        <w:r>
          <w:rPr>
            <w:b/>
            <w:noProof/>
          </w:rPr>
          <w:drawing>
            <wp:inline distT="0" distB="0" distL="0" distR="0" wp14:anchorId="2B9A33AC" wp14:editId="40200391">
              <wp:extent cx="4286250" cy="417968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1096" cy="4184412"/>
                      </a:xfrm>
                      <a:prstGeom prst="rect">
                        <a:avLst/>
                      </a:prstGeom>
                      <a:noFill/>
                    </pic:spPr>
                  </pic:pic>
                </a:graphicData>
              </a:graphic>
            </wp:inline>
          </w:drawing>
        </w:r>
      </w:ins>
      <w:bookmarkStart w:id="34" w:name="_GoBack"/>
      <w:bookmarkEnd w:id="34"/>
      <w:del w:id="35" w:author="吴飞龙" w:date="2024-09-20T15:57:00Z">
        <w:r w:rsidR="0040473A" w:rsidDel="001D0E8E">
          <w:rPr>
            <w:b/>
            <w:noProof/>
          </w:rPr>
          <w:drawing>
            <wp:inline distT="0" distB="0" distL="0" distR="0" wp14:anchorId="20142486" wp14:editId="3920A270">
              <wp:extent cx="4856645" cy="4735901"/>
              <wp:effectExtent l="0" t="0" r="127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73937" cy="4752763"/>
                      </a:xfrm>
                      <a:prstGeom prst="rect">
                        <a:avLst/>
                      </a:prstGeom>
                      <a:noFill/>
                    </pic:spPr>
                  </pic:pic>
                </a:graphicData>
              </a:graphic>
            </wp:inline>
          </w:drawing>
        </w:r>
      </w:del>
    </w:p>
    <w:p w14:paraId="1C020399" w14:textId="487B54FB" w:rsidR="00F1284A" w:rsidDel="00407A74" w:rsidRDefault="00F1284A" w:rsidP="00FC07FB">
      <w:pPr>
        <w:ind w:firstLine="480"/>
        <w:jc w:val="center"/>
        <w:rPr>
          <w:del w:id="36" w:author="吴飞龙" w:date="2024-09-20T11:51:00Z"/>
          <w:b/>
        </w:rPr>
      </w:pPr>
      <w:commentRangeStart w:id="37"/>
      <w:ins w:id="38" w:author="ZW" w:date="2024-09-18T17:18:00Z">
        <w:del w:id="39" w:author="吴飞龙" w:date="2024-09-20T11:50:00Z">
          <w:r w:rsidDel="00407A74">
            <w:rPr>
              <w:noProof/>
            </w:rPr>
            <w:drawing>
              <wp:inline distT="0" distB="0" distL="0" distR="0" wp14:anchorId="0DD6549B" wp14:editId="588DE860">
                <wp:extent cx="5274310" cy="137350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373505"/>
                        </a:xfrm>
                        <a:prstGeom prst="rect">
                          <a:avLst/>
                        </a:prstGeom>
                      </pic:spPr>
                    </pic:pic>
                  </a:graphicData>
                </a:graphic>
              </wp:inline>
            </w:drawing>
          </w:r>
        </w:del>
        <w:commentRangeEnd w:id="37"/>
        <w:del w:id="40" w:author="吴飞龙" w:date="2024-09-20T11:51:00Z">
          <w:r w:rsidDel="00407A74">
            <w:rPr>
              <w:rStyle w:val="ac"/>
            </w:rPr>
            <w:commentReference w:id="37"/>
          </w:r>
        </w:del>
      </w:ins>
    </w:p>
    <w:p w14:paraId="21B33EC8" w14:textId="77777777" w:rsidR="00407A74" w:rsidRDefault="0040473A" w:rsidP="00FC07FB">
      <w:pPr>
        <w:ind w:firstLine="482"/>
        <w:jc w:val="center"/>
        <w:rPr>
          <w:ins w:id="41" w:author="吴飞龙" w:date="2024-09-20T11:50:00Z"/>
          <w:b/>
        </w:rPr>
      </w:pPr>
      <w:r>
        <w:rPr>
          <w:rFonts w:hint="eastAsia"/>
          <w:b/>
        </w:rPr>
        <w:t>图</w:t>
      </w:r>
      <w:r w:rsidR="008F5EAB">
        <w:rPr>
          <w:b/>
        </w:rPr>
        <w:t>7</w:t>
      </w:r>
    </w:p>
    <w:p w14:paraId="429E5E8E" w14:textId="60ABF293" w:rsidR="00407A74" w:rsidRDefault="00407A74" w:rsidP="00407A74">
      <w:pPr>
        <w:ind w:firstLine="482"/>
        <w:rPr>
          <w:ins w:id="42" w:author="吴飞龙" w:date="2024-09-20T11:54:00Z"/>
          <w:b/>
        </w:rPr>
      </w:pPr>
      <w:ins w:id="43" w:author="吴飞龙" w:date="2024-09-20T11:51:00Z">
        <w:r w:rsidRPr="00FC5412">
          <w:rPr>
            <w:rFonts w:hint="eastAsia"/>
            <w:b/>
            <w:rPrChange w:id="44" w:author="吴飞龙" w:date="2024-09-20T11:54:00Z">
              <w:rPr>
                <w:rFonts w:hint="eastAsia"/>
                <w:szCs w:val="24"/>
              </w:rPr>
            </w:rPrChange>
          </w:rPr>
          <w:t>交</w:t>
        </w:r>
        <w:r w:rsidRPr="00FC5412">
          <w:rPr>
            <w:rFonts w:hint="eastAsia"/>
            <w:b/>
            <w:rPrChange w:id="45" w:author="吴飞龙" w:date="2024-09-20T11:53:00Z">
              <w:rPr>
                <w:rFonts w:hint="eastAsia"/>
                <w:szCs w:val="24"/>
              </w:rPr>
            </w:rPrChange>
          </w:rPr>
          <w:t>互流程</w:t>
        </w:r>
        <w:r w:rsidRPr="00FC5412">
          <w:rPr>
            <w:rFonts w:hint="eastAsia"/>
            <w:b/>
            <w:rPrChange w:id="46" w:author="吴飞龙" w:date="2024-09-20T11:53:00Z">
              <w:rPr>
                <w:rFonts w:hint="eastAsia"/>
                <w:b/>
                <w:szCs w:val="24"/>
              </w:rPr>
            </w:rPrChange>
          </w:rPr>
          <w:t>：</w:t>
        </w:r>
      </w:ins>
    </w:p>
    <w:p w14:paraId="3F85DF8C" w14:textId="148A6C1C" w:rsidR="00FC5412" w:rsidRDefault="00FC5412" w:rsidP="00407A74">
      <w:pPr>
        <w:ind w:firstLine="480"/>
        <w:rPr>
          <w:ins w:id="47" w:author="吴飞龙" w:date="2024-09-20T14:27:00Z"/>
        </w:rPr>
      </w:pPr>
      <w:ins w:id="48" w:author="吴飞龙" w:date="2024-09-20T11:54:00Z">
        <w:r w:rsidRPr="00FC5412">
          <w:rPr>
            <w:rFonts w:hint="eastAsia"/>
            <w:rPrChange w:id="49" w:author="吴飞龙" w:date="2024-09-20T11:54:00Z">
              <w:rPr>
                <w:rFonts w:hint="eastAsia"/>
                <w:b/>
              </w:rPr>
            </w:rPrChange>
          </w:rPr>
          <w:t>下图</w:t>
        </w:r>
        <w:r w:rsidRPr="00FC5412">
          <w:rPr>
            <w:rPrChange w:id="50" w:author="吴飞龙" w:date="2024-09-20T11:54:00Z">
              <w:rPr>
                <w:b/>
              </w:rPr>
            </w:rPrChange>
          </w:rPr>
          <w:t>8</w:t>
        </w:r>
        <w:r>
          <w:rPr>
            <w:rFonts w:hint="eastAsia"/>
          </w:rPr>
          <w:t>展示了</w:t>
        </w:r>
      </w:ins>
      <w:ins w:id="51" w:author="吴飞龙" w:date="2024-09-20T14:27:00Z">
        <w:r w:rsidR="00DB23FF">
          <w:rPr>
            <w:rFonts w:hint="eastAsia"/>
          </w:rPr>
          <w:t>纯文本</w:t>
        </w:r>
      </w:ins>
      <w:ins w:id="52" w:author="吴飞龙" w:date="2024-09-20T11:55:00Z">
        <w:r>
          <w:rPr>
            <w:rFonts w:hint="eastAsia"/>
          </w:rPr>
          <w:t>输入的绘画交互流程。</w:t>
        </w:r>
      </w:ins>
    </w:p>
    <w:p w14:paraId="07286F3C" w14:textId="43BB897E" w:rsidR="00BE4C32" w:rsidRDefault="00A17FB2" w:rsidP="00BE4C32">
      <w:pPr>
        <w:ind w:firstLine="480"/>
        <w:rPr>
          <w:ins w:id="53" w:author="吴飞龙" w:date="2024-09-20T14:38:00Z"/>
        </w:rPr>
      </w:pPr>
      <w:ins w:id="54" w:author="吴飞龙" w:date="2024-09-20T14:27:00Z">
        <w:r>
          <w:rPr>
            <w:rFonts w:hint="eastAsia"/>
          </w:rPr>
          <w:t>用户输入请求</w:t>
        </w:r>
      </w:ins>
      <w:ins w:id="55" w:author="吴飞龙" w:date="2024-09-20T14:36:00Z">
        <w:r w:rsidR="00FE3C9B">
          <w:rPr>
            <w:rFonts w:hint="eastAsia"/>
          </w:rPr>
          <w:t>到</w:t>
        </w:r>
        <w:r w:rsidR="00FE3C9B">
          <w:rPr>
            <w:rFonts w:hint="eastAsia"/>
          </w:rPr>
          <w:t>2</w:t>
        </w:r>
        <w:r w:rsidR="00FE3C9B">
          <w:t>01</w:t>
        </w:r>
        <w:r w:rsidR="00FE3C9B">
          <w:rPr>
            <w:rFonts w:hint="eastAsia"/>
          </w:rPr>
          <w:t>模块，</w:t>
        </w:r>
        <w:r w:rsidR="00FE3C9B">
          <w:rPr>
            <w:rFonts w:hint="eastAsia"/>
          </w:rPr>
          <w:t>VLM</w:t>
        </w:r>
        <w:r w:rsidR="00FE3C9B">
          <w:rPr>
            <w:rFonts w:hint="eastAsia"/>
          </w:rPr>
          <w:t>模型</w:t>
        </w:r>
      </w:ins>
      <w:ins w:id="56" w:author="吴飞龙" w:date="2024-09-20T14:37:00Z">
        <w:r w:rsidR="00FE3C9B">
          <w:rPr>
            <w:rFonts w:hint="eastAsia"/>
          </w:rPr>
          <w:t>对用户输入进行润色处理，然后把润色</w:t>
        </w:r>
        <w:r w:rsidR="00FE3C9B">
          <w:rPr>
            <w:rFonts w:hint="eastAsia"/>
          </w:rPr>
          <w:t>prompt</w:t>
        </w:r>
        <w:r w:rsidR="00FE3C9B">
          <w:rPr>
            <w:rFonts w:hint="eastAsia"/>
          </w:rPr>
          <w:t>传递到</w:t>
        </w:r>
        <w:r w:rsidR="00FE3C9B">
          <w:rPr>
            <w:rFonts w:hint="eastAsia"/>
          </w:rPr>
          <w:t>2</w:t>
        </w:r>
        <w:r w:rsidR="00FE3C9B">
          <w:t>02</w:t>
        </w:r>
        <w:r w:rsidR="00FE3C9B">
          <w:rPr>
            <w:rFonts w:hint="eastAsia"/>
          </w:rPr>
          <w:t>模块，</w:t>
        </w:r>
        <w:r w:rsidR="00FE3C9B">
          <w:rPr>
            <w:rFonts w:hint="eastAsia"/>
          </w:rPr>
          <w:t>2</w:t>
        </w:r>
        <w:r w:rsidR="00FE3C9B">
          <w:t>02</w:t>
        </w:r>
        <w:r w:rsidR="00FE3C9B">
          <w:rPr>
            <w:rFonts w:hint="eastAsia"/>
          </w:rPr>
          <w:t>模块的</w:t>
        </w:r>
        <w:r w:rsidR="00FE3C9B">
          <w:rPr>
            <w:rFonts w:hint="eastAsia"/>
          </w:rPr>
          <w:t>Sta</w:t>
        </w:r>
        <w:r w:rsidR="00FE3C9B">
          <w:t>ble Diffusion</w:t>
        </w:r>
        <w:r w:rsidR="00FE3C9B">
          <w:rPr>
            <w:rFonts w:hint="eastAsia"/>
          </w:rPr>
          <w:t>模型</w:t>
        </w:r>
        <w:r w:rsidR="00BE4C32">
          <w:rPr>
            <w:rFonts w:hint="eastAsia"/>
          </w:rPr>
          <w:t>接收到绘画</w:t>
        </w:r>
        <w:r w:rsidR="00BE4C32">
          <w:rPr>
            <w:rFonts w:hint="eastAsia"/>
          </w:rPr>
          <w:t>prompt</w:t>
        </w:r>
        <w:r w:rsidR="00BE4C32">
          <w:rPr>
            <w:rFonts w:hint="eastAsia"/>
          </w:rPr>
          <w:t>之后，</w:t>
        </w:r>
      </w:ins>
      <w:ins w:id="57" w:author="吴飞龙" w:date="2024-09-20T14:38:00Z">
        <w:r w:rsidR="00BE4C32">
          <w:rPr>
            <w:rFonts w:hint="eastAsia"/>
          </w:rPr>
          <w:t>得到绘画结果。之后用户可以选择结束绘画，或者继续修改。</w:t>
        </w:r>
      </w:ins>
    </w:p>
    <w:p w14:paraId="59CD5F16" w14:textId="77777777" w:rsidR="00BE4C32" w:rsidRDefault="00BE4C32" w:rsidP="00BE4C32">
      <w:pPr>
        <w:ind w:firstLine="480"/>
        <w:rPr>
          <w:ins w:id="58" w:author="吴飞龙" w:date="2024-09-20T14:40:00Z"/>
        </w:rPr>
      </w:pPr>
      <w:ins w:id="59" w:author="吴飞龙" w:date="2024-09-20T14:38:00Z">
        <w:r>
          <w:rPr>
            <w:rFonts w:hint="eastAsia"/>
          </w:rPr>
          <w:t>修改可以选择</w:t>
        </w:r>
        <w:r>
          <w:rPr>
            <w:rFonts w:hint="eastAsia"/>
          </w:rPr>
          <w:t>2</w:t>
        </w:r>
        <w:r>
          <w:t>03</w:t>
        </w:r>
        <w:r>
          <w:rPr>
            <w:rFonts w:hint="eastAsia"/>
          </w:rPr>
          <w:t>模块，</w:t>
        </w:r>
      </w:ins>
      <w:ins w:id="60" w:author="吴飞龙" w:date="2024-09-20T14:39:00Z">
        <w:r>
          <w:rPr>
            <w:rFonts w:hint="eastAsia"/>
          </w:rPr>
          <w:t>如上图</w:t>
        </w:r>
        <w:r>
          <w:rPr>
            <w:rFonts w:hint="eastAsia"/>
          </w:rPr>
          <w:t>6</w:t>
        </w:r>
        <w:r>
          <w:rPr>
            <w:rFonts w:hint="eastAsia"/>
          </w:rPr>
          <w:t>所示的方式，直接修改</w:t>
        </w:r>
        <w:r>
          <w:rPr>
            <w:rFonts w:hint="eastAsia"/>
          </w:rPr>
          <w:t>prompt</w:t>
        </w:r>
        <w:r>
          <w:rPr>
            <w:rFonts w:hint="eastAsia"/>
          </w:rPr>
          <w:t>，</w:t>
        </w:r>
      </w:ins>
      <w:ins w:id="61" w:author="吴飞龙" w:date="2024-09-20T14:40:00Z">
        <w:r>
          <w:rPr>
            <w:rFonts w:hint="eastAsia"/>
          </w:rPr>
          <w:t>送到</w:t>
        </w:r>
        <w:r>
          <w:rPr>
            <w:rFonts w:hint="eastAsia"/>
          </w:rPr>
          <w:t>2</w:t>
        </w:r>
        <w:r>
          <w:t>02</w:t>
        </w:r>
        <w:r>
          <w:rPr>
            <w:rFonts w:hint="eastAsia"/>
          </w:rPr>
          <w:t>模块，</w:t>
        </w:r>
      </w:ins>
      <w:ins w:id="62" w:author="吴飞龙" w:date="2024-09-20T14:39:00Z">
        <w:r>
          <w:rPr>
            <w:rFonts w:hint="eastAsia"/>
          </w:rPr>
          <w:t>然后绘图</w:t>
        </w:r>
      </w:ins>
      <w:ins w:id="63" w:author="吴飞龙" w:date="2024-09-20T14:40:00Z">
        <w:r>
          <w:rPr>
            <w:rFonts w:hint="eastAsia"/>
          </w:rPr>
          <w:t>。</w:t>
        </w:r>
      </w:ins>
    </w:p>
    <w:p w14:paraId="1D62270B" w14:textId="04BE1804" w:rsidR="00A17FB2" w:rsidRDefault="00BE4C32" w:rsidP="00BE4C32">
      <w:pPr>
        <w:ind w:firstLine="480"/>
        <w:rPr>
          <w:ins w:id="64" w:author="吴飞龙" w:date="2024-09-20T14:41:00Z"/>
        </w:rPr>
      </w:pPr>
      <w:ins w:id="65" w:author="吴飞龙" w:date="2024-09-20T14:39:00Z">
        <w:r>
          <w:rPr>
            <w:rFonts w:hint="eastAsia"/>
          </w:rPr>
          <w:t>也可以选择</w:t>
        </w:r>
        <w:r>
          <w:rPr>
            <w:rFonts w:hint="eastAsia"/>
          </w:rPr>
          <w:t>2</w:t>
        </w:r>
        <w:r>
          <w:t>04</w:t>
        </w:r>
        <w:r>
          <w:rPr>
            <w:rFonts w:hint="eastAsia"/>
          </w:rPr>
          <w:t>模块，如上图</w:t>
        </w:r>
        <w:r>
          <w:rPr>
            <w:rFonts w:hint="eastAsia"/>
          </w:rPr>
          <w:t>7</w:t>
        </w:r>
        <w:r>
          <w:rPr>
            <w:rFonts w:hint="eastAsia"/>
          </w:rPr>
          <w:t>所示，通过对话的方式交互，</w:t>
        </w:r>
      </w:ins>
      <w:ins w:id="66" w:author="吴飞龙" w:date="2024-09-20T14:40:00Z">
        <w:r>
          <w:rPr>
            <w:rFonts w:hint="eastAsia"/>
          </w:rPr>
          <w:t>经过</w:t>
        </w:r>
      </w:ins>
      <w:ins w:id="67" w:author="吴飞龙" w:date="2024-09-20T14:41:00Z">
        <w:r>
          <w:rPr>
            <w:rFonts w:hint="eastAsia"/>
          </w:rPr>
          <w:t>2</w:t>
        </w:r>
        <w:r>
          <w:t>01</w:t>
        </w:r>
        <w:r>
          <w:rPr>
            <w:rFonts w:hint="eastAsia"/>
          </w:rPr>
          <w:t>模块</w:t>
        </w:r>
      </w:ins>
      <w:ins w:id="68" w:author="吴飞龙" w:date="2024-09-20T14:40:00Z">
        <w:r>
          <w:rPr>
            <w:rFonts w:hint="eastAsia"/>
          </w:rPr>
          <w:t>VLM</w:t>
        </w:r>
      </w:ins>
      <w:ins w:id="69" w:author="吴飞龙" w:date="2024-09-20T14:39:00Z">
        <w:r>
          <w:rPr>
            <w:rFonts w:hint="eastAsia"/>
          </w:rPr>
          <w:t>模型理解用户意图之后</w:t>
        </w:r>
      </w:ins>
      <w:ins w:id="70" w:author="吴飞龙" w:date="2024-09-20T14:40:00Z">
        <w:r>
          <w:rPr>
            <w:rFonts w:hint="eastAsia"/>
          </w:rPr>
          <w:t>修改</w:t>
        </w:r>
        <w:r>
          <w:rPr>
            <w:rFonts w:hint="eastAsia"/>
          </w:rPr>
          <w:t>prompt</w:t>
        </w:r>
      </w:ins>
      <w:ins w:id="71" w:author="吴飞龙" w:date="2024-09-20T14:41:00Z">
        <w:r>
          <w:rPr>
            <w:rFonts w:hint="eastAsia"/>
          </w:rPr>
          <w:t>，</w:t>
        </w:r>
      </w:ins>
      <w:ins w:id="72" w:author="吴飞龙" w:date="2024-09-20T14:40:00Z">
        <w:r>
          <w:rPr>
            <w:rFonts w:hint="eastAsia"/>
          </w:rPr>
          <w:t>然后</w:t>
        </w:r>
      </w:ins>
      <w:ins w:id="73" w:author="吴飞龙" w:date="2024-09-20T14:41:00Z">
        <w:r>
          <w:rPr>
            <w:rFonts w:hint="eastAsia"/>
          </w:rPr>
          <w:t>发送到</w:t>
        </w:r>
        <w:r>
          <w:rPr>
            <w:rFonts w:hint="eastAsia"/>
          </w:rPr>
          <w:t>2</w:t>
        </w:r>
        <w:r>
          <w:t>02</w:t>
        </w:r>
        <w:r>
          <w:rPr>
            <w:rFonts w:hint="eastAsia"/>
          </w:rPr>
          <w:t>模块生成图片。</w:t>
        </w:r>
      </w:ins>
    </w:p>
    <w:p w14:paraId="0BABFC17" w14:textId="13227008" w:rsidR="00BE4C32" w:rsidRPr="00FC5412" w:rsidRDefault="00BE4C32">
      <w:pPr>
        <w:ind w:firstLine="480"/>
        <w:rPr>
          <w:ins w:id="74" w:author="吴飞龙" w:date="2024-09-20T11:51:00Z"/>
          <w:rPrChange w:id="75" w:author="吴飞龙" w:date="2024-09-20T11:54:00Z">
            <w:rPr>
              <w:ins w:id="76" w:author="吴飞龙" w:date="2024-09-20T11:51:00Z"/>
              <w:szCs w:val="24"/>
            </w:rPr>
          </w:rPrChange>
        </w:rPr>
      </w:pPr>
      <w:ins w:id="77" w:author="吴飞龙" w:date="2024-09-20T14:41:00Z">
        <w:r>
          <w:rPr>
            <w:rFonts w:hint="eastAsia"/>
          </w:rPr>
          <w:t>经过几轮修改之后一般可以得到满意的绘画结果。</w:t>
        </w:r>
      </w:ins>
    </w:p>
    <w:p w14:paraId="25195C90" w14:textId="5085591E" w:rsidR="0040473A" w:rsidRDefault="004D1B46" w:rsidP="00FC5412">
      <w:pPr>
        <w:ind w:firstLine="482"/>
        <w:jc w:val="center"/>
        <w:rPr>
          <w:ins w:id="78" w:author="吴飞龙" w:date="2024-09-20T11:54:00Z"/>
          <w:b/>
        </w:rPr>
      </w:pPr>
      <w:ins w:id="79" w:author="吴飞龙" w:date="2024-09-20T15:33:00Z">
        <w:r>
          <w:rPr>
            <w:b/>
            <w:noProof/>
          </w:rPr>
          <w:drawing>
            <wp:inline distT="0" distB="0" distL="0" distR="0" wp14:anchorId="36A69789" wp14:editId="767A17BB">
              <wp:extent cx="4962525" cy="3220068"/>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68977" cy="3224255"/>
                      </a:xfrm>
                      <a:prstGeom prst="rect">
                        <a:avLst/>
                      </a:prstGeom>
                      <a:noFill/>
                    </pic:spPr>
                  </pic:pic>
                </a:graphicData>
              </a:graphic>
            </wp:inline>
          </w:drawing>
        </w:r>
      </w:ins>
    </w:p>
    <w:p w14:paraId="26BD1F53" w14:textId="5D1A9AA7" w:rsidR="00FC5412" w:rsidRDefault="00FC5412" w:rsidP="00FC5412">
      <w:pPr>
        <w:ind w:firstLine="482"/>
        <w:jc w:val="center"/>
        <w:rPr>
          <w:ins w:id="80" w:author="吴飞龙" w:date="2024-09-20T11:54:00Z"/>
          <w:b/>
        </w:rPr>
      </w:pPr>
      <w:ins w:id="81" w:author="吴飞龙" w:date="2024-09-20T11:54:00Z">
        <w:r>
          <w:rPr>
            <w:rFonts w:hint="eastAsia"/>
            <w:b/>
          </w:rPr>
          <w:t>图</w:t>
        </w:r>
        <w:r>
          <w:rPr>
            <w:b/>
          </w:rPr>
          <w:t>8</w:t>
        </w:r>
      </w:ins>
    </w:p>
    <w:p w14:paraId="1C273230" w14:textId="77777777" w:rsidR="00FC5412" w:rsidRDefault="00FC5412">
      <w:pPr>
        <w:ind w:firstLine="482"/>
        <w:rPr>
          <w:ins w:id="82" w:author="吴飞龙" w:date="2024-09-20T11:51:00Z"/>
          <w:b/>
        </w:rPr>
      </w:pPr>
    </w:p>
    <w:p w14:paraId="71A38179" w14:textId="793C39CD" w:rsidR="00407A74" w:rsidDel="00797FEF" w:rsidRDefault="00407A74">
      <w:pPr>
        <w:ind w:firstLine="482"/>
        <w:rPr>
          <w:del w:id="83" w:author="吴飞龙" w:date="2024-09-20T15:20:00Z"/>
          <w:b/>
        </w:rPr>
        <w:pPrChange w:id="84" w:author="吴飞龙" w:date="2024-09-20T11:51:00Z">
          <w:pPr>
            <w:ind w:firstLine="482"/>
            <w:jc w:val="center"/>
          </w:pPr>
        </w:pPrChange>
      </w:pPr>
    </w:p>
    <w:p w14:paraId="53EDDFDB" w14:textId="77777777" w:rsidR="00893D5E" w:rsidRDefault="00893D5E" w:rsidP="00893D5E">
      <w:pPr>
        <w:pStyle w:val="2"/>
        <w:numPr>
          <w:ilvl w:val="0"/>
          <w:numId w:val="0"/>
        </w:numPr>
        <w:spacing w:before="312" w:after="312"/>
        <w:rPr>
          <w:sz w:val="24"/>
        </w:rPr>
      </w:pPr>
      <w:r>
        <w:rPr>
          <w:rFonts w:hint="eastAsia"/>
          <w:sz w:val="24"/>
        </w:rPr>
        <w:t>本发明实施方式</w:t>
      </w:r>
      <w:proofErr w:type="gramStart"/>
      <w:r>
        <w:rPr>
          <w:rFonts w:hint="eastAsia"/>
          <w:sz w:val="24"/>
        </w:rPr>
        <w:t>一</w:t>
      </w:r>
      <w:proofErr w:type="gramEnd"/>
      <w:r>
        <w:rPr>
          <w:rFonts w:hint="eastAsia"/>
          <w:sz w:val="24"/>
        </w:rPr>
        <w:t>的有益效果</w:t>
      </w:r>
    </w:p>
    <w:p w14:paraId="67B1C506" w14:textId="77777777" w:rsidR="00FF493F" w:rsidRDefault="00893D5E" w:rsidP="00893D5E">
      <w:pPr>
        <w:ind w:firstLine="480"/>
        <w:rPr>
          <w:szCs w:val="24"/>
        </w:rPr>
      </w:pPr>
      <w:r>
        <w:rPr>
          <w:rFonts w:hint="eastAsia"/>
          <w:szCs w:val="24"/>
        </w:rPr>
        <w:t>本发明实施了一种大语言模型润色的绘画提示</w:t>
      </w:r>
      <w:proofErr w:type="gramStart"/>
      <w:r>
        <w:rPr>
          <w:rFonts w:hint="eastAsia"/>
          <w:szCs w:val="24"/>
        </w:rPr>
        <w:t>词修改</w:t>
      </w:r>
      <w:proofErr w:type="gramEnd"/>
      <w:r>
        <w:rPr>
          <w:rFonts w:hint="eastAsia"/>
          <w:szCs w:val="24"/>
        </w:rPr>
        <w:t>方案，帮助用户简单的输入可以得到高质量的绘图效果，而且对于复杂语义，大模型理解之后转换成绘画模型更容易理解的</w:t>
      </w:r>
      <w:r>
        <w:rPr>
          <w:rFonts w:hint="eastAsia"/>
          <w:szCs w:val="24"/>
        </w:rPr>
        <w:t>prompt</w:t>
      </w:r>
      <w:r>
        <w:rPr>
          <w:rFonts w:hint="eastAsia"/>
          <w:szCs w:val="24"/>
        </w:rPr>
        <w:t>输入，可以得到语义一致性更好的绘画结果。</w:t>
      </w:r>
    </w:p>
    <w:p w14:paraId="29E069AC" w14:textId="77777777" w:rsidR="0074219B" w:rsidRPr="004A68B4" w:rsidRDefault="0074219B" w:rsidP="00B31EAC">
      <w:pPr>
        <w:ind w:firstLine="480"/>
      </w:pPr>
    </w:p>
    <w:p w14:paraId="16FDF0D5" w14:textId="73E25CE3" w:rsidR="00FF493F" w:rsidRPr="00762881" w:rsidRDefault="00762881" w:rsidP="00523ECF">
      <w:pPr>
        <w:pStyle w:val="2"/>
        <w:numPr>
          <w:ilvl w:val="0"/>
          <w:numId w:val="0"/>
        </w:numPr>
        <w:spacing w:before="312" w:after="312"/>
      </w:pPr>
      <w:r>
        <w:rPr>
          <w:rFonts w:hint="eastAsia"/>
          <w:sz w:val="24"/>
        </w:rPr>
        <w:t>本发明实施方式二，图文输入的润色交互方式：</w:t>
      </w:r>
    </w:p>
    <w:p w14:paraId="157B2E99" w14:textId="751AA2F2" w:rsidR="00DB11E0" w:rsidRDefault="00DB11E0" w:rsidP="00DB11E0">
      <w:pPr>
        <w:ind w:firstLine="482"/>
        <w:rPr>
          <w:ins w:id="85" w:author="吴飞龙" w:date="2024-09-20T15:06:00Z"/>
        </w:rPr>
      </w:pPr>
      <w:commentRangeStart w:id="86"/>
      <w:r>
        <w:rPr>
          <w:rFonts w:hint="eastAsia"/>
          <w:b/>
        </w:rPr>
        <w:t>模型训练</w:t>
      </w:r>
      <w:r w:rsidRPr="00451267">
        <w:rPr>
          <w:rFonts w:hint="eastAsia"/>
          <w:b/>
        </w:rPr>
        <w:t>：</w:t>
      </w:r>
      <w:r w:rsidRPr="00A559DD">
        <w:rPr>
          <w:rFonts w:hint="eastAsia"/>
        </w:rPr>
        <w:t xml:space="preserve"> </w:t>
      </w:r>
    </w:p>
    <w:p w14:paraId="19EA0372" w14:textId="596A2001" w:rsidR="00DB52A6" w:rsidRDefault="00DB52A6" w:rsidP="00DB11E0">
      <w:pPr>
        <w:ind w:firstLine="480"/>
        <w:rPr>
          <w:ins w:id="87" w:author="吴飞龙" w:date="2024-09-20T15:07:00Z"/>
        </w:rPr>
      </w:pPr>
      <w:ins w:id="88" w:author="吴飞龙" w:date="2024-09-20T15:06:00Z">
        <w:r>
          <w:rPr>
            <w:rFonts w:hint="eastAsia"/>
          </w:rPr>
          <w:t>训练的流程同实施方式</w:t>
        </w:r>
        <w:proofErr w:type="gramStart"/>
        <w:r>
          <w:rPr>
            <w:rFonts w:hint="eastAsia"/>
          </w:rPr>
          <w:t>一</w:t>
        </w:r>
        <w:proofErr w:type="gramEnd"/>
        <w:r>
          <w:rPr>
            <w:rFonts w:hint="eastAsia"/>
          </w:rPr>
          <w:t>的图</w:t>
        </w:r>
        <w:r>
          <w:rPr>
            <w:rFonts w:hint="eastAsia"/>
          </w:rPr>
          <w:t>4</w:t>
        </w:r>
        <w:r>
          <w:rPr>
            <w:rFonts w:hint="eastAsia"/>
          </w:rPr>
          <w:t>，区别主要在于训练数据</w:t>
        </w:r>
      </w:ins>
      <w:ins w:id="89" w:author="吴飞龙" w:date="2024-09-20T15:07:00Z">
        <w:r>
          <w:rPr>
            <w:rFonts w:hint="eastAsia"/>
          </w:rPr>
          <w:t>不同。</w:t>
        </w:r>
      </w:ins>
    </w:p>
    <w:p w14:paraId="575AB914" w14:textId="00DD53A9" w:rsidR="00DB52A6" w:rsidRDefault="00DB52A6" w:rsidP="00DB11E0">
      <w:pPr>
        <w:ind w:firstLine="482"/>
        <w:rPr>
          <w:ins w:id="90" w:author="吴飞龙" w:date="2024-09-20T15:07:00Z"/>
          <w:rStyle w:val="af2"/>
          <w:rFonts w:ascii="Helvetica Neue" w:hAnsi="Helvetica Neue" w:hint="eastAsia"/>
          <w:color w:val="060607"/>
          <w:spacing w:val="4"/>
          <w:szCs w:val="24"/>
          <w:shd w:val="clear" w:color="auto" w:fill="FFFFFF"/>
        </w:rPr>
      </w:pPr>
      <w:ins w:id="91" w:author="吴飞龙" w:date="2024-09-20T15:07:00Z">
        <w:r>
          <w:rPr>
            <w:rFonts w:hint="eastAsia"/>
            <w:b/>
          </w:rPr>
          <w:t>步骤</w:t>
        </w:r>
        <w:r w:rsidRPr="006F7BE4">
          <w:rPr>
            <w:rFonts w:hint="eastAsia"/>
            <w:b/>
            <w:szCs w:val="24"/>
          </w:rPr>
          <w:t>1</w:t>
        </w:r>
        <w:r w:rsidRPr="003E403D">
          <w:rPr>
            <w:b/>
            <w:szCs w:val="24"/>
          </w:rPr>
          <w:t>01</w:t>
        </w:r>
        <w:r w:rsidRPr="001F40BC">
          <w:rPr>
            <w:rFonts w:hint="eastAsia"/>
            <w:b/>
            <w:szCs w:val="24"/>
          </w:rPr>
          <w:t>：</w:t>
        </w:r>
        <w:r w:rsidRPr="001F40BC">
          <w:rPr>
            <w:rStyle w:val="af2"/>
            <w:rFonts w:ascii="Helvetica Neue" w:hAnsi="Helvetica Neue" w:hint="eastAsia"/>
            <w:color w:val="060607"/>
            <w:spacing w:val="4"/>
            <w:szCs w:val="24"/>
            <w:shd w:val="clear" w:color="auto" w:fill="FFFFFF"/>
          </w:rPr>
          <w:t>模型设计</w:t>
        </w:r>
      </w:ins>
    </w:p>
    <w:p w14:paraId="45DF3A15" w14:textId="7D8EF024" w:rsidR="00DB52A6" w:rsidRDefault="00DB52A6" w:rsidP="00DB11E0">
      <w:pPr>
        <w:ind w:firstLine="480"/>
        <w:rPr>
          <w:ins w:id="92" w:author="吴飞龙" w:date="2024-09-20T15:08:00Z"/>
        </w:rPr>
      </w:pPr>
      <w:ins w:id="93" w:author="吴飞龙" w:date="2024-09-20T15:07:00Z">
        <w:r>
          <w:rPr>
            <w:rFonts w:hint="eastAsia"/>
          </w:rPr>
          <w:t>实施方案</w:t>
        </w:r>
        <w:proofErr w:type="gramStart"/>
        <w:r>
          <w:rPr>
            <w:rFonts w:hint="eastAsia"/>
          </w:rPr>
          <w:t>一</w:t>
        </w:r>
        <w:proofErr w:type="gramEnd"/>
        <w:r>
          <w:rPr>
            <w:rFonts w:hint="eastAsia"/>
          </w:rPr>
          <w:t>的</w:t>
        </w:r>
        <w:r>
          <w:rPr>
            <w:rFonts w:hint="eastAsia"/>
          </w:rPr>
          <w:t>1</w:t>
        </w:r>
        <w:r>
          <w:t>01</w:t>
        </w:r>
        <w:r>
          <w:rPr>
            <w:rFonts w:hint="eastAsia"/>
          </w:rPr>
          <w:t>模块，模型设计中考虑了</w:t>
        </w:r>
      </w:ins>
      <w:ins w:id="94" w:author="吴飞龙" w:date="2024-09-20T15:08:00Z">
        <w:r>
          <w:rPr>
            <w:rFonts w:hint="eastAsia"/>
          </w:rPr>
          <w:t>图像的输入，不需要改动模型结构，模型可以同时兼容单独文本输入以及文本和图片的输入形式。</w:t>
        </w:r>
      </w:ins>
    </w:p>
    <w:p w14:paraId="142C1BF7" w14:textId="73625122" w:rsidR="00DB52A6" w:rsidRPr="00DB52A6" w:rsidDel="00DB52A6" w:rsidRDefault="00DB52A6">
      <w:pPr>
        <w:ind w:firstLine="482"/>
        <w:rPr>
          <w:del w:id="95" w:author="吴飞龙" w:date="2024-09-20T15:09:00Z"/>
          <w:b/>
          <w:rPrChange w:id="96" w:author="吴飞龙" w:date="2024-09-20T15:09:00Z">
            <w:rPr>
              <w:del w:id="97" w:author="吴飞龙" w:date="2024-09-20T15:09:00Z"/>
            </w:rPr>
          </w:rPrChange>
        </w:rPr>
      </w:pPr>
      <w:ins w:id="98" w:author="吴飞龙" w:date="2024-09-20T15:08:00Z">
        <w:r>
          <w:rPr>
            <w:rFonts w:hint="eastAsia"/>
            <w:b/>
          </w:rPr>
          <w:t>步骤</w:t>
        </w:r>
        <w:r>
          <w:rPr>
            <w:rFonts w:hint="eastAsia"/>
            <w:b/>
          </w:rPr>
          <w:t>1</w:t>
        </w:r>
        <w:r>
          <w:rPr>
            <w:b/>
          </w:rPr>
          <w:t>02</w:t>
        </w:r>
        <w:r w:rsidRPr="00451267">
          <w:rPr>
            <w:rFonts w:hint="eastAsia"/>
            <w:b/>
          </w:rPr>
          <w:t>：</w:t>
        </w:r>
        <w:r>
          <w:rPr>
            <w:rStyle w:val="af2"/>
            <w:rFonts w:ascii="Helvetica Neue" w:hAnsi="Helvetica Neue"/>
            <w:color w:val="060607"/>
            <w:spacing w:val="4"/>
            <w:sz w:val="21"/>
            <w:szCs w:val="21"/>
            <w:shd w:val="clear" w:color="auto" w:fill="FFFFFF"/>
          </w:rPr>
          <w:t>数据</w:t>
        </w:r>
        <w:r>
          <w:rPr>
            <w:rStyle w:val="af2"/>
            <w:rFonts w:ascii="Helvetica Neue" w:hAnsi="Helvetica Neue" w:hint="eastAsia"/>
            <w:color w:val="060607"/>
            <w:spacing w:val="4"/>
            <w:sz w:val="21"/>
            <w:szCs w:val="21"/>
            <w:shd w:val="clear" w:color="auto" w:fill="FFFFFF"/>
          </w:rPr>
          <w:t>构建</w:t>
        </w:r>
      </w:ins>
    </w:p>
    <w:p w14:paraId="484D5271" w14:textId="1D793F7E" w:rsidR="003D53AC" w:rsidRPr="001F40BC" w:rsidRDefault="00DB11E0">
      <w:pPr>
        <w:ind w:firstLine="480"/>
        <w:rPr>
          <w:szCs w:val="24"/>
        </w:rPr>
      </w:pPr>
      <w:del w:id="99" w:author="吴飞龙" w:date="2024-09-20T15:09:00Z">
        <w:r w:rsidRPr="001F40BC" w:rsidDel="00DB52A6">
          <w:rPr>
            <w:rFonts w:hint="eastAsia"/>
            <w:szCs w:val="24"/>
          </w:rPr>
          <w:delText>方案二的训练方式和方案一</w:delText>
        </w:r>
        <w:r w:rsidR="003D53AC" w:rsidRPr="001F40BC" w:rsidDel="00DB52A6">
          <w:rPr>
            <w:rFonts w:hint="eastAsia"/>
            <w:szCs w:val="24"/>
          </w:rPr>
          <w:delText>几乎</w:delText>
        </w:r>
        <w:r w:rsidRPr="001F40BC" w:rsidDel="00DB52A6">
          <w:rPr>
            <w:rFonts w:hint="eastAsia"/>
            <w:szCs w:val="24"/>
          </w:rPr>
          <w:delText>相同，</w:delText>
        </w:r>
        <w:r w:rsidR="003D53AC" w:rsidRPr="001F40BC" w:rsidDel="00DB52A6">
          <w:rPr>
            <w:rFonts w:hint="eastAsia"/>
            <w:szCs w:val="24"/>
          </w:rPr>
          <w:delText>只需要在步骤</w:delText>
        </w:r>
        <w:r w:rsidR="003D53AC" w:rsidRPr="001F40BC" w:rsidDel="00DB52A6">
          <w:rPr>
            <w:rFonts w:hint="eastAsia"/>
            <w:szCs w:val="24"/>
          </w:rPr>
          <w:delText>1</w:delText>
        </w:r>
        <w:r w:rsidR="003D53AC" w:rsidRPr="001F40BC" w:rsidDel="00DB52A6">
          <w:rPr>
            <w:szCs w:val="24"/>
          </w:rPr>
          <w:delText>02</w:delText>
        </w:r>
        <w:r w:rsidR="003D53AC" w:rsidRPr="001F40BC" w:rsidDel="00DB52A6">
          <w:rPr>
            <w:rFonts w:hint="eastAsia"/>
            <w:szCs w:val="24"/>
          </w:rPr>
          <w:delText>的数据构建上作区分</w:delText>
        </w:r>
        <w:r w:rsidRPr="001F40BC" w:rsidDel="00DB52A6">
          <w:rPr>
            <w:rFonts w:hint="eastAsia"/>
            <w:szCs w:val="24"/>
          </w:rPr>
          <w:delText>。</w:delText>
        </w:r>
      </w:del>
    </w:p>
    <w:p w14:paraId="3F589EDA" w14:textId="44BBF0F6" w:rsidR="00A075DE" w:rsidRPr="001F40BC" w:rsidRDefault="002D7DB5">
      <w:pPr>
        <w:ind w:firstLine="480"/>
        <w:rPr>
          <w:szCs w:val="24"/>
        </w:rPr>
      </w:pPr>
      <w:r w:rsidRPr="001F40BC">
        <w:rPr>
          <w:rFonts w:hint="eastAsia"/>
          <w:szCs w:val="24"/>
        </w:rPr>
        <w:t>下面展示一段多模态的训练数据样例。其中输入是用户的输入的图片</w:t>
      </w:r>
      <w:r w:rsidRPr="001F40BC">
        <w:rPr>
          <w:rFonts w:hint="eastAsia"/>
          <w:szCs w:val="24"/>
        </w:rPr>
        <w:t>+</w:t>
      </w:r>
      <w:r w:rsidRPr="001F40BC">
        <w:rPr>
          <w:rFonts w:hint="eastAsia"/>
          <w:szCs w:val="24"/>
        </w:rPr>
        <w:t>文字。输出包含两部分，输出描述是对图片内容的描述。输出润色是基于图像描述</w:t>
      </w:r>
      <w:r w:rsidR="00462D4B" w:rsidRPr="001F40BC">
        <w:rPr>
          <w:rFonts w:hint="eastAsia"/>
          <w:szCs w:val="24"/>
        </w:rPr>
        <w:t>和文本输入对绘画</w:t>
      </w:r>
      <w:r w:rsidR="00462D4B" w:rsidRPr="001F40BC">
        <w:rPr>
          <w:rFonts w:hint="eastAsia"/>
          <w:szCs w:val="24"/>
        </w:rPr>
        <w:t>prompt</w:t>
      </w:r>
      <w:r w:rsidR="00462D4B" w:rsidRPr="001F40BC">
        <w:rPr>
          <w:rFonts w:hint="eastAsia"/>
          <w:szCs w:val="24"/>
        </w:rPr>
        <w:t>进行润色</w:t>
      </w:r>
      <w:r w:rsidR="001E4D92" w:rsidRPr="001F40BC">
        <w:rPr>
          <w:rFonts w:hint="eastAsia"/>
          <w:szCs w:val="24"/>
        </w:rPr>
        <w:t>修改</w:t>
      </w:r>
      <w:r w:rsidR="00462D4B" w:rsidRPr="001F40BC">
        <w:rPr>
          <w:rFonts w:hint="eastAsia"/>
          <w:szCs w:val="24"/>
        </w:rPr>
        <w:t>的输出。</w:t>
      </w:r>
    </w:p>
    <w:p w14:paraId="45D2F48D" w14:textId="48DBCDF0" w:rsidR="00A075DE" w:rsidRPr="001F40BC" w:rsidRDefault="002D7DB5" w:rsidP="00A075DE">
      <w:pPr>
        <w:ind w:firstLine="496"/>
        <w:rPr>
          <w:rFonts w:ascii="Helvetica Neue" w:hAnsi="Helvetica Neue" w:hint="eastAsia"/>
          <w:color w:val="060607"/>
          <w:spacing w:val="4"/>
          <w:szCs w:val="24"/>
          <w:shd w:val="clear" w:color="auto" w:fill="FFFFFF"/>
        </w:rPr>
      </w:pPr>
      <w:r w:rsidRPr="001F40BC">
        <w:rPr>
          <w:rFonts w:ascii="Helvetica Neue" w:hAnsi="Helvetica Neue"/>
          <w:color w:val="060607"/>
          <w:spacing w:val="4"/>
          <w:szCs w:val="24"/>
          <w:shd w:val="clear" w:color="auto" w:fill="FFFFFF"/>
        </w:rPr>
        <w:t>[</w:t>
      </w:r>
      <w:r w:rsidR="00A075DE" w:rsidRPr="001F40BC">
        <w:rPr>
          <w:rFonts w:ascii="Helvetica Neue" w:hAnsi="Helvetica Neue"/>
          <w:color w:val="060607"/>
          <w:spacing w:val="4"/>
          <w:szCs w:val="24"/>
          <w:shd w:val="clear" w:color="auto" w:fill="FFFFFF"/>
        </w:rPr>
        <w:t>{ "</w:t>
      </w:r>
      <w:r w:rsidR="00A075DE" w:rsidRPr="001F40BC">
        <w:rPr>
          <w:rFonts w:ascii="Helvetica Neue" w:hAnsi="Helvetica Neue"/>
          <w:color w:val="060607"/>
          <w:spacing w:val="4"/>
          <w:szCs w:val="24"/>
          <w:shd w:val="clear" w:color="auto" w:fill="FFFFFF"/>
        </w:rPr>
        <w:t>输入</w:t>
      </w:r>
      <w:r w:rsidR="00A075DE" w:rsidRPr="001F40BC">
        <w:rPr>
          <w:rFonts w:ascii="Helvetica Neue" w:hAnsi="Helvetica Neue"/>
          <w:color w:val="060607"/>
          <w:spacing w:val="4"/>
          <w:szCs w:val="24"/>
          <w:shd w:val="clear" w:color="auto" w:fill="FFFFFF"/>
        </w:rPr>
        <w:t>":</w:t>
      </w:r>
      <w:r w:rsidRPr="001F40BC">
        <w:rPr>
          <w:rFonts w:ascii="Helvetica Neue" w:hAnsi="Helvetica Neue"/>
          <w:color w:val="060607"/>
          <w:spacing w:val="4"/>
          <w:szCs w:val="24"/>
          <w:shd w:val="clear" w:color="auto" w:fill="FFFFFF"/>
        </w:rPr>
        <w:object w:dxaOrig="2881" w:dyaOrig="2881" w14:anchorId="1CF57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20.25pt" o:ole="">
            <v:imagedata r:id="rId29" o:title=""/>
          </v:shape>
          <o:OLEObject Type="Embed" ProgID="Visio.Drawing.15" ShapeID="_x0000_i1025" DrawAspect="Content" ObjectID="_1788353009" r:id="rId30"/>
        </w:object>
      </w:r>
      <w:r w:rsidR="00A075DE" w:rsidRPr="001F40BC">
        <w:rPr>
          <w:rFonts w:ascii="Helvetica Neue" w:hAnsi="Helvetica Neue"/>
          <w:color w:val="060607"/>
          <w:spacing w:val="4"/>
          <w:szCs w:val="24"/>
          <w:shd w:val="clear" w:color="auto" w:fill="FFFFFF"/>
        </w:rPr>
        <w:t>,</w:t>
      </w:r>
      <w:r w:rsidR="004B4F54" w:rsidRPr="001F40BC">
        <w:rPr>
          <w:rFonts w:ascii="Helvetica Neue" w:hAnsi="Helvetica Neue"/>
          <w:color w:val="060607"/>
          <w:spacing w:val="4"/>
          <w:szCs w:val="24"/>
          <w:shd w:val="clear" w:color="auto" w:fill="FFFFFF"/>
        </w:rPr>
        <w:t xml:space="preserve"> "</w:t>
      </w:r>
      <w:r w:rsidR="004B4F54" w:rsidRPr="001F40BC">
        <w:rPr>
          <w:rFonts w:ascii="Helvetica Neue" w:hAnsi="Helvetica Neue" w:hint="eastAsia"/>
          <w:color w:val="060607"/>
          <w:spacing w:val="4"/>
          <w:szCs w:val="24"/>
          <w:shd w:val="clear" w:color="auto" w:fill="FFFFFF"/>
        </w:rPr>
        <w:t>给它加一条红发带</w:t>
      </w:r>
      <w:r w:rsidR="004B4F54" w:rsidRPr="001F40BC">
        <w:rPr>
          <w:rFonts w:ascii="Helvetica Neue" w:hAnsi="Helvetica Neue"/>
          <w:color w:val="060607"/>
          <w:spacing w:val="4"/>
          <w:szCs w:val="24"/>
          <w:shd w:val="clear" w:color="auto" w:fill="FFFFFF"/>
        </w:rPr>
        <w:t>"</w:t>
      </w:r>
    </w:p>
    <w:p w14:paraId="1D9A440F" w14:textId="16A1EDFD" w:rsidR="004B4F54" w:rsidRPr="001F40BC" w:rsidRDefault="004B4F54">
      <w:pPr>
        <w:ind w:firstLine="496"/>
        <w:rPr>
          <w:rFonts w:ascii="Helvetica Neue" w:hAnsi="Helvetica Neue" w:hint="eastAsia"/>
          <w:color w:val="060607"/>
          <w:spacing w:val="4"/>
          <w:szCs w:val="24"/>
          <w:shd w:val="clear" w:color="auto" w:fill="FFFFFF"/>
        </w:rPr>
      </w:pPr>
      <w:r w:rsidRPr="001F40BC">
        <w:rPr>
          <w:rFonts w:ascii="Helvetica Neue" w:hAnsi="Helvetica Neue"/>
          <w:color w:val="060607"/>
          <w:spacing w:val="4"/>
          <w:szCs w:val="24"/>
          <w:shd w:val="clear" w:color="auto" w:fill="FFFFFF"/>
        </w:rPr>
        <w:t>"</w:t>
      </w:r>
      <w:r w:rsidRPr="001F40BC">
        <w:rPr>
          <w:rFonts w:ascii="Helvetica Neue" w:hAnsi="Helvetica Neue"/>
          <w:color w:val="060607"/>
          <w:spacing w:val="4"/>
          <w:szCs w:val="24"/>
          <w:shd w:val="clear" w:color="auto" w:fill="FFFFFF"/>
        </w:rPr>
        <w:t>输出</w:t>
      </w:r>
      <w:r w:rsidRPr="001F40BC">
        <w:rPr>
          <w:rFonts w:ascii="Helvetica Neue" w:hAnsi="Helvetica Neue" w:hint="eastAsia"/>
          <w:color w:val="060607"/>
          <w:spacing w:val="4"/>
          <w:szCs w:val="24"/>
          <w:shd w:val="clear" w:color="auto" w:fill="FFFFFF"/>
        </w:rPr>
        <w:t>描述</w:t>
      </w:r>
      <w:r w:rsidRPr="001F40BC">
        <w:rPr>
          <w:rFonts w:ascii="Helvetica Neue" w:hAnsi="Helvetica Neue"/>
          <w:color w:val="060607"/>
          <w:spacing w:val="4"/>
          <w:szCs w:val="24"/>
          <w:shd w:val="clear" w:color="auto" w:fill="FFFFFF"/>
        </w:rPr>
        <w:t>": "</w:t>
      </w:r>
      <w:r w:rsidRPr="001F40BC">
        <w:rPr>
          <w:rFonts w:ascii="Helvetica Neue" w:hAnsi="Helvetica Neue" w:hint="eastAsia"/>
          <w:color w:val="060607"/>
          <w:spacing w:val="4"/>
          <w:szCs w:val="24"/>
          <w:shd w:val="clear" w:color="auto" w:fill="FFFFFF"/>
        </w:rPr>
        <w:t>一只会打架的兔子，戴着红色拳击手套，神情坚定，身体灵活。在一个简洁的拳击场，四周环绕观众席，有聚光灯照耀。彩色漫画</w:t>
      </w:r>
      <w:r w:rsidR="00212C82" w:rsidRPr="001F40BC">
        <w:rPr>
          <w:rFonts w:ascii="Helvetica Neue" w:hAnsi="Helvetica Neue" w:hint="eastAsia"/>
          <w:color w:val="060607"/>
          <w:spacing w:val="4"/>
          <w:szCs w:val="24"/>
          <w:shd w:val="clear" w:color="auto" w:fill="FFFFFF"/>
        </w:rPr>
        <w:t>。</w:t>
      </w:r>
      <w:r w:rsidRPr="001F40BC">
        <w:rPr>
          <w:rFonts w:ascii="Helvetica Neue" w:hAnsi="Helvetica Neue"/>
          <w:color w:val="060607"/>
          <w:spacing w:val="4"/>
          <w:szCs w:val="24"/>
          <w:shd w:val="clear" w:color="auto" w:fill="FFFFFF"/>
        </w:rPr>
        <w:t>"</w:t>
      </w:r>
    </w:p>
    <w:p w14:paraId="4231A487" w14:textId="2C190D23" w:rsidR="00A075DE" w:rsidRPr="001F40BC" w:rsidRDefault="00A075DE" w:rsidP="00A075DE">
      <w:pPr>
        <w:ind w:firstLine="496"/>
        <w:rPr>
          <w:rFonts w:ascii="Helvetica Neue" w:hAnsi="Helvetica Neue" w:hint="eastAsia"/>
          <w:color w:val="060607"/>
          <w:spacing w:val="4"/>
          <w:szCs w:val="24"/>
          <w:shd w:val="clear" w:color="auto" w:fill="FFFFFF"/>
        </w:rPr>
      </w:pPr>
      <w:r w:rsidRPr="001F40BC">
        <w:rPr>
          <w:rFonts w:ascii="Helvetica Neue" w:hAnsi="Helvetica Neue"/>
          <w:color w:val="060607"/>
          <w:spacing w:val="4"/>
          <w:szCs w:val="24"/>
          <w:shd w:val="clear" w:color="auto" w:fill="FFFFFF"/>
        </w:rPr>
        <w:t>"</w:t>
      </w:r>
      <w:r w:rsidRPr="001F40BC">
        <w:rPr>
          <w:rFonts w:ascii="Helvetica Neue" w:hAnsi="Helvetica Neue"/>
          <w:color w:val="060607"/>
          <w:spacing w:val="4"/>
          <w:szCs w:val="24"/>
          <w:shd w:val="clear" w:color="auto" w:fill="FFFFFF"/>
        </w:rPr>
        <w:t>输出</w:t>
      </w:r>
      <w:r w:rsidRPr="001F40BC">
        <w:rPr>
          <w:rFonts w:ascii="Helvetica Neue" w:hAnsi="Helvetica Neue" w:hint="eastAsia"/>
          <w:color w:val="060607"/>
          <w:spacing w:val="4"/>
          <w:szCs w:val="24"/>
          <w:shd w:val="clear" w:color="auto" w:fill="FFFFFF"/>
        </w:rPr>
        <w:t>润色</w:t>
      </w:r>
      <w:r w:rsidRPr="001F40BC">
        <w:rPr>
          <w:rFonts w:ascii="Helvetica Neue" w:hAnsi="Helvetica Neue"/>
          <w:color w:val="060607"/>
          <w:spacing w:val="4"/>
          <w:szCs w:val="24"/>
          <w:shd w:val="clear" w:color="auto" w:fill="FFFFFF"/>
        </w:rPr>
        <w:t>": "</w:t>
      </w:r>
      <w:r w:rsidRPr="001F40BC">
        <w:rPr>
          <w:rFonts w:ascii="Helvetica Neue" w:hAnsi="Helvetica Neue" w:hint="eastAsia"/>
          <w:color w:val="060607"/>
          <w:spacing w:val="4"/>
          <w:szCs w:val="24"/>
          <w:shd w:val="clear" w:color="auto" w:fill="FFFFFF"/>
        </w:rPr>
        <w:t>一只会打架的兔子，戴着红色拳击手套</w:t>
      </w:r>
      <w:r w:rsidR="004B4F54" w:rsidRPr="001F40BC">
        <w:rPr>
          <w:rFonts w:ascii="Helvetica Neue" w:hAnsi="Helvetica Neue" w:hint="eastAsia"/>
          <w:color w:val="060607"/>
          <w:spacing w:val="4"/>
          <w:szCs w:val="24"/>
          <w:shd w:val="clear" w:color="auto" w:fill="FFFFFF"/>
        </w:rPr>
        <w:t>和发带</w:t>
      </w:r>
      <w:r w:rsidRPr="001F40BC">
        <w:rPr>
          <w:rFonts w:ascii="Helvetica Neue" w:hAnsi="Helvetica Neue" w:hint="eastAsia"/>
          <w:color w:val="060607"/>
          <w:spacing w:val="4"/>
          <w:szCs w:val="24"/>
          <w:shd w:val="clear" w:color="auto" w:fill="FFFFFF"/>
        </w:rPr>
        <w:t>，神情坚定，身体灵活。在一个简洁的拳击场，四周环绕观众席，有聚光灯照耀。彩色漫画。</w:t>
      </w:r>
      <w:r w:rsidRPr="001F40BC">
        <w:rPr>
          <w:rFonts w:ascii="Helvetica Neue" w:hAnsi="Helvetica Neue"/>
          <w:color w:val="060607"/>
          <w:spacing w:val="4"/>
          <w:szCs w:val="24"/>
          <w:shd w:val="clear" w:color="auto" w:fill="FFFFFF"/>
        </w:rPr>
        <w:t>" }</w:t>
      </w:r>
      <w:r w:rsidR="002D7DB5" w:rsidRPr="001F40BC">
        <w:rPr>
          <w:rFonts w:ascii="Helvetica Neue" w:hAnsi="Helvetica Neue"/>
          <w:color w:val="060607"/>
          <w:spacing w:val="4"/>
          <w:szCs w:val="24"/>
          <w:shd w:val="clear" w:color="auto" w:fill="FFFFFF"/>
        </w:rPr>
        <w:t>]</w:t>
      </w:r>
    </w:p>
    <w:p w14:paraId="7CA280E5" w14:textId="4F858A15" w:rsidR="00DB11E0" w:rsidRDefault="00D14E22">
      <w:pPr>
        <w:ind w:firstLine="496"/>
        <w:rPr>
          <w:ins w:id="100" w:author="吴飞龙" w:date="2024-09-20T15:09:00Z"/>
          <w:rFonts w:ascii="Helvetica Neue" w:hAnsi="Helvetica Neue" w:hint="eastAsia"/>
          <w:color w:val="060607"/>
          <w:spacing w:val="4"/>
          <w:szCs w:val="24"/>
          <w:shd w:val="clear" w:color="auto" w:fill="FFFFFF"/>
        </w:rPr>
      </w:pPr>
      <w:r w:rsidRPr="001F40BC">
        <w:rPr>
          <w:rFonts w:ascii="Helvetica Neue" w:hAnsi="Helvetica Neue" w:hint="eastAsia"/>
          <w:color w:val="060607"/>
          <w:spacing w:val="4"/>
          <w:szCs w:val="24"/>
          <w:shd w:val="clear" w:color="auto" w:fill="FFFFFF"/>
        </w:rPr>
        <w:t>模型的架构支持文本和图片的共同输入，基于以上训练数据，训练和评估过程和案例</w:t>
      </w:r>
      <w:proofErr w:type="gramStart"/>
      <w:r w:rsidRPr="001F40BC">
        <w:rPr>
          <w:rFonts w:ascii="Helvetica Neue" w:hAnsi="Helvetica Neue" w:hint="eastAsia"/>
          <w:color w:val="060607"/>
          <w:spacing w:val="4"/>
          <w:szCs w:val="24"/>
          <w:shd w:val="clear" w:color="auto" w:fill="FFFFFF"/>
        </w:rPr>
        <w:t>一</w:t>
      </w:r>
      <w:proofErr w:type="gramEnd"/>
      <w:r w:rsidRPr="001F40BC">
        <w:rPr>
          <w:rFonts w:ascii="Helvetica Neue" w:hAnsi="Helvetica Neue" w:hint="eastAsia"/>
          <w:color w:val="060607"/>
          <w:spacing w:val="4"/>
          <w:szCs w:val="24"/>
          <w:shd w:val="clear" w:color="auto" w:fill="FFFFFF"/>
        </w:rPr>
        <w:t>相同。</w:t>
      </w:r>
    </w:p>
    <w:p w14:paraId="43431C8C" w14:textId="77777777" w:rsidR="00DB52A6" w:rsidRPr="006F7BE4" w:rsidRDefault="00DB52A6" w:rsidP="00DB52A6">
      <w:pPr>
        <w:ind w:firstLine="482"/>
        <w:rPr>
          <w:ins w:id="101" w:author="吴飞龙" w:date="2024-09-20T15:09:00Z"/>
          <w:b/>
          <w:szCs w:val="24"/>
        </w:rPr>
      </w:pPr>
      <w:ins w:id="102" w:author="吴飞龙" w:date="2024-09-20T15:09:00Z">
        <w:r w:rsidRPr="003E403D">
          <w:rPr>
            <w:rFonts w:hint="eastAsia"/>
            <w:b/>
            <w:szCs w:val="24"/>
          </w:rPr>
          <w:t>步骤</w:t>
        </w:r>
        <w:r w:rsidRPr="001F40BC">
          <w:rPr>
            <w:rFonts w:hint="eastAsia"/>
            <w:b/>
            <w:szCs w:val="24"/>
          </w:rPr>
          <w:t>1</w:t>
        </w:r>
        <w:r w:rsidRPr="001F40BC">
          <w:rPr>
            <w:b/>
            <w:szCs w:val="24"/>
          </w:rPr>
          <w:t>03</w:t>
        </w:r>
        <w:r w:rsidRPr="001F40BC">
          <w:rPr>
            <w:rFonts w:hint="eastAsia"/>
            <w:b/>
            <w:szCs w:val="24"/>
          </w:rPr>
          <w:t>：模型训练</w:t>
        </w:r>
      </w:ins>
    </w:p>
    <w:p w14:paraId="00AB0E1D" w14:textId="7FA7678C" w:rsidR="00DB52A6" w:rsidRPr="001F40BC" w:rsidRDefault="004706EB">
      <w:pPr>
        <w:ind w:firstLine="496"/>
        <w:rPr>
          <w:ins w:id="103" w:author="吴飞龙" w:date="2024-09-20T15:09:00Z"/>
          <w:rFonts w:ascii="Helvetica Neue" w:hAnsi="Helvetica Neue" w:hint="eastAsia"/>
          <w:color w:val="060607"/>
          <w:spacing w:val="4"/>
          <w:szCs w:val="24"/>
          <w:shd w:val="clear" w:color="auto" w:fill="FFFFFF"/>
        </w:rPr>
      </w:pPr>
      <w:ins w:id="104" w:author="吴飞龙" w:date="2024-09-20T15:15:00Z">
        <w:r>
          <w:rPr>
            <w:rFonts w:ascii="Helvetica Neue" w:hAnsi="Helvetica Neue" w:hint="eastAsia"/>
            <w:color w:val="060607"/>
            <w:spacing w:val="4"/>
            <w:szCs w:val="24"/>
            <w:shd w:val="clear" w:color="auto" w:fill="FFFFFF"/>
          </w:rPr>
          <w:t>训练过程中同时输入纯文本的训练数据以及文本</w:t>
        </w:r>
        <w:r>
          <w:rPr>
            <w:rFonts w:ascii="Helvetica Neue" w:hAnsi="Helvetica Neue" w:hint="eastAsia"/>
            <w:color w:val="060607"/>
            <w:spacing w:val="4"/>
            <w:szCs w:val="24"/>
            <w:shd w:val="clear" w:color="auto" w:fill="FFFFFF"/>
          </w:rPr>
          <w:t>+</w:t>
        </w:r>
        <w:r>
          <w:rPr>
            <w:rFonts w:ascii="Helvetica Neue" w:hAnsi="Helvetica Neue" w:hint="eastAsia"/>
            <w:color w:val="060607"/>
            <w:spacing w:val="4"/>
            <w:szCs w:val="24"/>
            <w:shd w:val="clear" w:color="auto" w:fill="FFFFFF"/>
          </w:rPr>
          <w:t>图像的训练数据，</w:t>
        </w:r>
      </w:ins>
      <w:ins w:id="105" w:author="吴飞龙" w:date="2024-09-20T15:09:00Z">
        <w:r w:rsidR="00DB52A6" w:rsidRPr="001F40BC">
          <w:rPr>
            <w:rFonts w:ascii="Helvetica Neue" w:hAnsi="Helvetica Neue" w:hint="eastAsia"/>
            <w:color w:val="060607"/>
            <w:spacing w:val="4"/>
            <w:szCs w:val="24"/>
            <w:shd w:val="clear" w:color="auto" w:fill="FFFFFF"/>
          </w:rPr>
          <w:t>观察训练损失函数降低到平稳之后，停止训练。</w:t>
        </w:r>
      </w:ins>
    </w:p>
    <w:p w14:paraId="3D492D8D" w14:textId="77777777" w:rsidR="00DB52A6" w:rsidRPr="001F40BC" w:rsidRDefault="00DB52A6" w:rsidP="00DB52A6">
      <w:pPr>
        <w:ind w:firstLine="482"/>
        <w:rPr>
          <w:ins w:id="106" w:author="吴飞龙" w:date="2024-09-20T15:09:00Z"/>
          <w:b/>
          <w:szCs w:val="24"/>
        </w:rPr>
      </w:pPr>
      <w:ins w:id="107" w:author="吴飞龙" w:date="2024-09-20T15:09:00Z">
        <w:r w:rsidRPr="006F7BE4">
          <w:rPr>
            <w:rFonts w:hint="eastAsia"/>
            <w:b/>
            <w:szCs w:val="24"/>
          </w:rPr>
          <w:t>步骤</w:t>
        </w:r>
        <w:r w:rsidRPr="006F7BE4">
          <w:rPr>
            <w:rFonts w:hint="eastAsia"/>
            <w:b/>
            <w:szCs w:val="24"/>
          </w:rPr>
          <w:t>1</w:t>
        </w:r>
        <w:r w:rsidRPr="003E403D">
          <w:rPr>
            <w:b/>
            <w:szCs w:val="24"/>
          </w:rPr>
          <w:t>04</w:t>
        </w:r>
        <w:r w:rsidRPr="001F40BC">
          <w:rPr>
            <w:rFonts w:hint="eastAsia"/>
            <w:b/>
            <w:szCs w:val="24"/>
          </w:rPr>
          <w:t>：模型评估</w:t>
        </w:r>
      </w:ins>
    </w:p>
    <w:p w14:paraId="510F2224" w14:textId="08655A96" w:rsidR="00DB52A6" w:rsidRDefault="00DB52A6" w:rsidP="00DB52A6">
      <w:pPr>
        <w:ind w:firstLine="496"/>
        <w:rPr>
          <w:ins w:id="108" w:author="吴飞龙" w:date="2024-09-20T15:09:00Z"/>
          <w:szCs w:val="24"/>
        </w:rPr>
      </w:pPr>
      <w:ins w:id="109" w:author="吴飞龙" w:date="2024-09-20T15:09:00Z">
        <w:r w:rsidRPr="001F40BC">
          <w:rPr>
            <w:rFonts w:ascii="Helvetica Neue" w:hAnsi="Helvetica Neue" w:hint="eastAsia"/>
            <w:color w:val="060607"/>
            <w:spacing w:val="4"/>
            <w:szCs w:val="24"/>
            <w:shd w:val="clear" w:color="auto" w:fill="FFFFFF"/>
          </w:rPr>
          <w:t>选择损失函数较小的模型权重，之后间隔一段训练</w:t>
        </w:r>
        <w:r w:rsidRPr="001F40BC">
          <w:rPr>
            <w:rFonts w:ascii="Helvetica Neue" w:hAnsi="Helvetica Neue" w:hint="eastAsia"/>
            <w:color w:val="060607"/>
            <w:spacing w:val="4"/>
            <w:szCs w:val="24"/>
            <w:shd w:val="clear" w:color="auto" w:fill="FFFFFF"/>
          </w:rPr>
          <w:t>step</w:t>
        </w:r>
        <w:r w:rsidRPr="001F40BC">
          <w:rPr>
            <w:rFonts w:ascii="Helvetica Neue" w:hAnsi="Helvetica Neue" w:hint="eastAsia"/>
            <w:color w:val="060607"/>
            <w:spacing w:val="4"/>
            <w:szCs w:val="24"/>
            <w:shd w:val="clear" w:color="auto" w:fill="FFFFFF"/>
          </w:rPr>
          <w:t>再取一些权重进行评估。评估使用自建的大约几百条测试集</w:t>
        </w:r>
      </w:ins>
      <w:ins w:id="110" w:author="吴飞龙" w:date="2024-09-20T15:16:00Z">
        <w:r w:rsidR="004706EB">
          <w:rPr>
            <w:rFonts w:ascii="Helvetica Neue" w:hAnsi="Helvetica Neue" w:hint="eastAsia"/>
            <w:color w:val="060607"/>
            <w:spacing w:val="4"/>
            <w:szCs w:val="24"/>
            <w:shd w:val="clear" w:color="auto" w:fill="FFFFFF"/>
          </w:rPr>
          <w:t>，</w:t>
        </w:r>
      </w:ins>
      <w:ins w:id="111" w:author="吴飞龙" w:date="2024-09-20T15:17:00Z">
        <w:r w:rsidR="004706EB">
          <w:rPr>
            <w:rFonts w:ascii="Helvetica Neue" w:hAnsi="Helvetica Neue" w:hint="eastAsia"/>
            <w:color w:val="060607"/>
            <w:spacing w:val="4"/>
            <w:szCs w:val="24"/>
            <w:shd w:val="clear" w:color="auto" w:fill="FFFFFF"/>
          </w:rPr>
          <w:t>一般是图片加上文字的描述（对图像内容的增加、删减、修改）</w:t>
        </w:r>
      </w:ins>
      <w:ins w:id="112" w:author="吴飞龙" w:date="2024-09-20T15:09:00Z">
        <w:r w:rsidRPr="001F40BC">
          <w:rPr>
            <w:rFonts w:ascii="Helvetica Neue" w:hAnsi="Helvetica Neue" w:hint="eastAsia"/>
            <w:color w:val="060607"/>
            <w:spacing w:val="4"/>
            <w:szCs w:val="24"/>
            <w:shd w:val="clear" w:color="auto" w:fill="FFFFFF"/>
          </w:rPr>
          <w:t>，评估维</w:t>
        </w:r>
        <w:proofErr w:type="gramStart"/>
        <w:r w:rsidRPr="001F40BC">
          <w:rPr>
            <w:rFonts w:ascii="Helvetica Neue" w:hAnsi="Helvetica Neue" w:hint="eastAsia"/>
            <w:color w:val="060607"/>
            <w:spacing w:val="4"/>
            <w:szCs w:val="24"/>
            <w:shd w:val="clear" w:color="auto" w:fill="FFFFFF"/>
          </w:rPr>
          <w:t>度包括</w:t>
        </w:r>
        <w:proofErr w:type="gramEnd"/>
        <w:r w:rsidRPr="001F40BC">
          <w:rPr>
            <w:rFonts w:ascii="Helvetica Neue" w:hAnsi="Helvetica Neue" w:hint="eastAsia"/>
            <w:color w:val="060607"/>
            <w:spacing w:val="4"/>
            <w:szCs w:val="24"/>
            <w:shd w:val="clear" w:color="auto" w:fill="FFFFFF"/>
          </w:rPr>
          <w:t>模型的对话理解准确性、出图的美观度以及出图的图文一致性几个维度，选取一个最好的模型权重作为最终的训练结果。</w:t>
        </w:r>
      </w:ins>
    </w:p>
    <w:p w14:paraId="4ACD7BFD" w14:textId="3350DF12" w:rsidR="00DB52A6" w:rsidRPr="006F7BE4" w:rsidDel="004706EB" w:rsidRDefault="00DB52A6">
      <w:pPr>
        <w:ind w:firstLine="480"/>
        <w:rPr>
          <w:del w:id="113" w:author="吴飞龙" w:date="2024-09-20T15:17:00Z"/>
          <w:szCs w:val="24"/>
        </w:rPr>
      </w:pPr>
    </w:p>
    <w:p w14:paraId="2CD5E073" w14:textId="139A9674" w:rsidR="00A075DE" w:rsidRPr="00883F23" w:rsidRDefault="00A075DE" w:rsidP="00A075DE">
      <w:pPr>
        <w:ind w:firstLine="482"/>
        <w:rPr>
          <w:b/>
          <w:rPrChange w:id="114" w:author="吴飞龙" w:date="2024-09-20T15:00:00Z">
            <w:rPr>
              <w:b/>
              <w:bCs/>
              <w:szCs w:val="24"/>
            </w:rPr>
          </w:rPrChange>
        </w:rPr>
      </w:pPr>
      <w:r w:rsidRPr="00883F23">
        <w:rPr>
          <w:rFonts w:hint="eastAsia"/>
          <w:b/>
          <w:rPrChange w:id="115" w:author="吴飞龙" w:date="2024-09-20T15:00:00Z">
            <w:rPr>
              <w:rFonts w:hint="eastAsia"/>
              <w:szCs w:val="24"/>
            </w:rPr>
          </w:rPrChange>
        </w:rPr>
        <w:t>交互界面</w:t>
      </w:r>
      <w:r w:rsidR="003D53AC" w:rsidRPr="00883F23">
        <w:rPr>
          <w:rFonts w:hint="eastAsia"/>
          <w:b/>
          <w:rPrChange w:id="116" w:author="吴飞龙" w:date="2024-09-20T15:00:00Z">
            <w:rPr>
              <w:rFonts w:hint="eastAsia"/>
              <w:b/>
              <w:bCs/>
              <w:szCs w:val="24"/>
            </w:rPr>
          </w:rPrChange>
        </w:rPr>
        <w:t>：</w:t>
      </w:r>
    </w:p>
    <w:p w14:paraId="5232D7A4" w14:textId="54078938" w:rsidR="00A01D02" w:rsidRPr="006F7BE4" w:rsidRDefault="00CC31A4" w:rsidP="00523ECF">
      <w:pPr>
        <w:ind w:firstLine="480"/>
        <w:rPr>
          <w:szCs w:val="24"/>
        </w:rPr>
      </w:pPr>
      <w:r w:rsidRPr="001F40BC">
        <w:rPr>
          <w:rFonts w:hint="eastAsia"/>
          <w:szCs w:val="24"/>
        </w:rPr>
        <w:t>如图</w:t>
      </w:r>
      <w:ins w:id="117" w:author="吴飞龙" w:date="2024-09-20T15:09:00Z">
        <w:r w:rsidR="00494831">
          <w:rPr>
            <w:szCs w:val="24"/>
          </w:rPr>
          <w:t>9</w:t>
        </w:r>
      </w:ins>
      <w:del w:id="118" w:author="吴飞龙" w:date="2024-09-20T15:09:00Z">
        <w:r w:rsidRPr="001F40BC" w:rsidDel="00494831">
          <w:rPr>
            <w:szCs w:val="24"/>
          </w:rPr>
          <w:delText>8</w:delText>
        </w:r>
      </w:del>
      <w:r w:rsidRPr="001F40BC">
        <w:rPr>
          <w:rFonts w:hint="eastAsia"/>
          <w:szCs w:val="24"/>
        </w:rPr>
        <w:t>所示，用户输入图像和文字，算法模型理解图片和文字信息之后给出回答并且绘图。其中蓝线下方的文字是本次绘画的</w:t>
      </w:r>
      <w:r w:rsidRPr="001F40BC">
        <w:rPr>
          <w:rFonts w:hint="eastAsia"/>
          <w:szCs w:val="24"/>
        </w:rPr>
        <w:t>prompt</w:t>
      </w:r>
      <w:r w:rsidRPr="001F40BC">
        <w:rPr>
          <w:rFonts w:hint="eastAsia"/>
          <w:szCs w:val="24"/>
        </w:rPr>
        <w:t>，用户可以基于这个</w:t>
      </w:r>
      <w:r w:rsidRPr="001F40BC">
        <w:rPr>
          <w:rFonts w:hint="eastAsia"/>
          <w:szCs w:val="24"/>
        </w:rPr>
        <w:t>prompt</w:t>
      </w:r>
      <w:r w:rsidRPr="001F40BC">
        <w:rPr>
          <w:rFonts w:hint="eastAsia"/>
          <w:szCs w:val="24"/>
        </w:rPr>
        <w:t>进行编辑</w:t>
      </w:r>
      <w:r w:rsidR="00A01D02" w:rsidRPr="001F40BC">
        <w:rPr>
          <w:rFonts w:hint="eastAsia"/>
          <w:szCs w:val="24"/>
        </w:rPr>
        <w:t>（同图</w:t>
      </w:r>
      <w:del w:id="119" w:author="吴飞龙" w:date="2024-09-20T15:18:00Z">
        <w:r w:rsidR="00A01D02" w:rsidRPr="001F40BC" w:rsidDel="00A05C01">
          <w:rPr>
            <w:rFonts w:hint="eastAsia"/>
            <w:szCs w:val="24"/>
          </w:rPr>
          <w:delText>7</w:delText>
        </w:r>
      </w:del>
      <w:ins w:id="120" w:author="吴飞龙" w:date="2024-09-20T15:18:00Z">
        <w:r w:rsidR="00A05C01">
          <w:rPr>
            <w:szCs w:val="24"/>
          </w:rPr>
          <w:t>6-</w:t>
        </w:r>
        <w:r w:rsidR="00A05C01">
          <w:rPr>
            <w:rFonts w:hint="eastAsia"/>
            <w:szCs w:val="24"/>
          </w:rPr>
          <w:t>b</w:t>
        </w:r>
      </w:ins>
      <w:r w:rsidR="00A01D02" w:rsidRPr="001F40BC">
        <w:rPr>
          <w:rFonts w:hint="eastAsia"/>
          <w:szCs w:val="24"/>
        </w:rPr>
        <w:t>交互过程）</w:t>
      </w:r>
      <w:r w:rsidRPr="001F40BC">
        <w:rPr>
          <w:rFonts w:hint="eastAsia"/>
          <w:szCs w:val="24"/>
        </w:rPr>
        <w:t>或者对话式的交互</w:t>
      </w:r>
      <w:r w:rsidR="00A01D02" w:rsidRPr="001F40BC">
        <w:rPr>
          <w:rFonts w:hint="eastAsia"/>
          <w:szCs w:val="24"/>
        </w:rPr>
        <w:t>（同图</w:t>
      </w:r>
      <w:ins w:id="121" w:author="吴飞龙" w:date="2024-09-20T15:18:00Z">
        <w:r w:rsidR="00A05C01">
          <w:rPr>
            <w:szCs w:val="24"/>
          </w:rPr>
          <w:t>7-</w:t>
        </w:r>
        <w:r w:rsidR="00A05C01">
          <w:rPr>
            <w:rFonts w:hint="eastAsia"/>
            <w:szCs w:val="24"/>
          </w:rPr>
          <w:t>a</w:t>
        </w:r>
      </w:ins>
      <w:del w:id="122" w:author="吴飞龙" w:date="2024-09-20T15:09:00Z">
        <w:r w:rsidR="00A01D02" w:rsidRPr="001F40BC" w:rsidDel="00494831">
          <w:rPr>
            <w:rFonts w:hint="eastAsia"/>
            <w:szCs w:val="24"/>
          </w:rPr>
          <w:delText>8</w:delText>
        </w:r>
      </w:del>
      <w:r w:rsidR="00A01D02" w:rsidRPr="001F40BC">
        <w:rPr>
          <w:rFonts w:hint="eastAsia"/>
          <w:szCs w:val="24"/>
        </w:rPr>
        <w:t>交互过程）</w:t>
      </w:r>
      <w:r w:rsidRPr="001F40BC">
        <w:rPr>
          <w:rFonts w:hint="eastAsia"/>
          <w:szCs w:val="24"/>
        </w:rPr>
        <w:t>。</w:t>
      </w:r>
      <w:commentRangeEnd w:id="86"/>
      <w:r w:rsidR="00152DAB">
        <w:rPr>
          <w:rStyle w:val="ac"/>
        </w:rPr>
        <w:commentReference w:id="86"/>
      </w:r>
    </w:p>
    <w:p w14:paraId="23E4FDF2" w14:textId="77777777" w:rsidR="00AC316E" w:rsidRPr="004A2FAF" w:rsidRDefault="00AC316E">
      <w:pPr>
        <w:ind w:firstLine="482"/>
        <w:rPr>
          <w:b/>
        </w:rPr>
      </w:pPr>
    </w:p>
    <w:p w14:paraId="22EEFF30" w14:textId="05AD28BA" w:rsidR="00903A91" w:rsidRDefault="004A00D6">
      <w:pPr>
        <w:ind w:firstLine="480"/>
        <w:jc w:val="center"/>
      </w:pPr>
      <w:r>
        <w:rPr>
          <w:noProof/>
        </w:rPr>
        <w:drawing>
          <wp:inline distT="0" distB="0" distL="0" distR="0" wp14:anchorId="77371974" wp14:editId="672FA487">
            <wp:extent cx="2518913" cy="457315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6622" cy="4623459"/>
                    </a:xfrm>
                    <a:prstGeom prst="rect">
                      <a:avLst/>
                    </a:prstGeom>
                    <a:noFill/>
                  </pic:spPr>
                </pic:pic>
              </a:graphicData>
            </a:graphic>
          </wp:inline>
        </w:drawing>
      </w:r>
    </w:p>
    <w:p w14:paraId="45C098D9" w14:textId="51A781E7" w:rsidR="004A2FAF" w:rsidRDefault="004A2FAF" w:rsidP="00B31EAC">
      <w:pPr>
        <w:ind w:firstLine="482"/>
        <w:jc w:val="center"/>
        <w:rPr>
          <w:ins w:id="123" w:author="吴飞龙" w:date="2024-09-20T15:00:00Z"/>
          <w:b/>
        </w:rPr>
      </w:pPr>
      <w:r>
        <w:rPr>
          <w:rFonts w:hint="eastAsia"/>
          <w:b/>
        </w:rPr>
        <w:t>图</w:t>
      </w:r>
      <w:ins w:id="124" w:author="吴飞龙" w:date="2024-09-20T15:09:00Z">
        <w:r w:rsidR="00494831">
          <w:rPr>
            <w:b/>
          </w:rPr>
          <w:t>9</w:t>
        </w:r>
      </w:ins>
      <w:del w:id="125" w:author="吴飞龙" w:date="2024-09-20T15:09:00Z">
        <w:r w:rsidR="008F5EAB" w:rsidDel="00494831">
          <w:rPr>
            <w:b/>
          </w:rPr>
          <w:delText>8</w:delText>
        </w:r>
      </w:del>
    </w:p>
    <w:p w14:paraId="76669475" w14:textId="168267AF" w:rsidR="00A750B5" w:rsidRDefault="00A750B5" w:rsidP="00A750B5">
      <w:pPr>
        <w:ind w:firstLine="482"/>
        <w:rPr>
          <w:ins w:id="126" w:author="吴飞龙" w:date="2024-09-20T15:20:00Z"/>
          <w:b/>
        </w:rPr>
      </w:pPr>
      <w:ins w:id="127" w:author="吴飞龙" w:date="2024-09-20T15:00:00Z">
        <w:r w:rsidRPr="00D75F75">
          <w:rPr>
            <w:rFonts w:hint="eastAsia"/>
            <w:b/>
          </w:rPr>
          <w:t>交互流程：</w:t>
        </w:r>
      </w:ins>
    </w:p>
    <w:p w14:paraId="157E87F6" w14:textId="25DA697A" w:rsidR="00797FEF" w:rsidRPr="00B31EAC" w:rsidRDefault="00402EA9">
      <w:pPr>
        <w:ind w:firstLine="480"/>
        <w:rPr>
          <w:b/>
        </w:rPr>
        <w:pPrChange w:id="128" w:author="吴飞龙" w:date="2024-09-20T15:00:00Z">
          <w:pPr>
            <w:ind w:firstLine="480"/>
            <w:jc w:val="center"/>
          </w:pPr>
        </w:pPrChange>
      </w:pPr>
      <w:ins w:id="129" w:author="吴飞龙" w:date="2024-09-20T15:33:00Z">
        <w:r>
          <w:rPr>
            <w:rFonts w:hint="eastAsia"/>
          </w:rPr>
          <w:t>交互流程图</w:t>
        </w:r>
      </w:ins>
      <w:ins w:id="130" w:author="吴飞龙" w:date="2024-09-20T15:34:00Z">
        <w:r>
          <w:rPr>
            <w:rFonts w:hint="eastAsia"/>
          </w:rPr>
          <w:t>同图</w:t>
        </w:r>
        <w:r w:rsidR="00BB7641">
          <w:rPr>
            <w:rFonts w:hint="eastAsia"/>
          </w:rPr>
          <w:t>8</w:t>
        </w:r>
        <w:r w:rsidR="00BB7641">
          <w:rPr>
            <w:rFonts w:hint="eastAsia"/>
          </w:rPr>
          <w:t>所示流程图，</w:t>
        </w:r>
      </w:ins>
      <w:ins w:id="131" w:author="吴飞龙" w:date="2024-09-20T15:37:00Z">
        <w:r w:rsidR="008064F3">
          <w:rPr>
            <w:rFonts w:hint="eastAsia"/>
          </w:rPr>
          <w:t>和</w:t>
        </w:r>
      </w:ins>
      <w:ins w:id="132" w:author="吴飞龙" w:date="2024-09-20T15:34:00Z">
        <w:r w:rsidR="00BB7641">
          <w:rPr>
            <w:rFonts w:hint="eastAsia"/>
          </w:rPr>
          <w:t>实施方案</w:t>
        </w:r>
        <w:proofErr w:type="gramStart"/>
        <w:r w:rsidR="00BB7641">
          <w:rPr>
            <w:rFonts w:hint="eastAsia"/>
          </w:rPr>
          <w:t>一</w:t>
        </w:r>
      </w:ins>
      <w:proofErr w:type="gramEnd"/>
      <w:ins w:id="133" w:author="吴飞龙" w:date="2024-09-20T15:37:00Z">
        <w:r w:rsidR="008064F3">
          <w:rPr>
            <w:rFonts w:hint="eastAsia"/>
          </w:rPr>
          <w:t>的不同点</w:t>
        </w:r>
      </w:ins>
      <w:ins w:id="134" w:author="吴飞龙" w:date="2024-09-20T15:34:00Z">
        <w:r w:rsidR="00BB7641">
          <w:rPr>
            <w:rFonts w:hint="eastAsia"/>
          </w:rPr>
          <w:t>在于，输入</w:t>
        </w:r>
      </w:ins>
      <w:ins w:id="135" w:author="吴飞龙" w:date="2024-09-20T15:35:00Z">
        <w:r w:rsidR="00BB7641">
          <w:rPr>
            <w:rFonts w:hint="eastAsia"/>
          </w:rPr>
          <w:t>模块同时接收</w:t>
        </w:r>
      </w:ins>
      <w:ins w:id="136" w:author="吴飞龙" w:date="2024-09-20T15:34:00Z">
        <w:r w:rsidR="00BB7641">
          <w:rPr>
            <w:rFonts w:hint="eastAsia"/>
          </w:rPr>
          <w:t>图片和文字，</w:t>
        </w:r>
      </w:ins>
      <w:ins w:id="137" w:author="吴飞龙" w:date="2024-09-20T15:36:00Z">
        <w:r w:rsidR="00BB7641">
          <w:rPr>
            <w:rFonts w:hint="eastAsia"/>
          </w:rPr>
          <w:t>2</w:t>
        </w:r>
        <w:r w:rsidR="00BB7641">
          <w:t>01</w:t>
        </w:r>
        <w:r w:rsidR="00BB7641">
          <w:rPr>
            <w:rFonts w:hint="eastAsia"/>
          </w:rPr>
          <w:t>模块的</w:t>
        </w:r>
        <w:r w:rsidR="00BB7641">
          <w:rPr>
            <w:rFonts w:hint="eastAsia"/>
          </w:rPr>
          <w:t>VLM</w:t>
        </w:r>
      </w:ins>
      <w:ins w:id="138" w:author="吴飞龙" w:date="2024-09-20T15:34:00Z">
        <w:r w:rsidR="00BB7641">
          <w:rPr>
            <w:rFonts w:hint="eastAsia"/>
          </w:rPr>
          <w:t>模型解析图片的</w:t>
        </w:r>
      </w:ins>
      <w:ins w:id="139" w:author="吴飞龙" w:date="2024-09-20T15:35:00Z">
        <w:r w:rsidR="00BB7641">
          <w:rPr>
            <w:rFonts w:hint="eastAsia"/>
          </w:rPr>
          <w:t>信息然后结合文本内容对绘画</w:t>
        </w:r>
        <w:r w:rsidR="00BB7641">
          <w:rPr>
            <w:rFonts w:hint="eastAsia"/>
          </w:rPr>
          <w:t>prompt</w:t>
        </w:r>
        <w:r w:rsidR="00BB7641">
          <w:rPr>
            <w:rFonts w:hint="eastAsia"/>
          </w:rPr>
          <w:t>进行</w:t>
        </w:r>
      </w:ins>
      <w:ins w:id="140" w:author="吴飞龙" w:date="2024-09-20T15:36:00Z">
        <w:r w:rsidR="00BB7641">
          <w:rPr>
            <w:rFonts w:hint="eastAsia"/>
          </w:rPr>
          <w:t>润色</w:t>
        </w:r>
      </w:ins>
      <w:ins w:id="141" w:author="吴飞龙" w:date="2024-09-20T15:35:00Z">
        <w:r w:rsidR="00BB7641">
          <w:rPr>
            <w:rFonts w:hint="eastAsia"/>
          </w:rPr>
          <w:t>修改</w:t>
        </w:r>
      </w:ins>
      <w:ins w:id="142" w:author="吴飞龙" w:date="2024-09-20T15:37:00Z">
        <w:r w:rsidR="008064F3">
          <w:rPr>
            <w:rFonts w:hint="eastAsia"/>
          </w:rPr>
          <w:t>，然后送到</w:t>
        </w:r>
        <w:r w:rsidR="008064F3">
          <w:rPr>
            <w:rFonts w:hint="eastAsia"/>
          </w:rPr>
          <w:t>2</w:t>
        </w:r>
        <w:r w:rsidR="008064F3">
          <w:t>02</w:t>
        </w:r>
        <w:r w:rsidR="008064F3">
          <w:rPr>
            <w:rFonts w:hint="eastAsia"/>
          </w:rPr>
          <w:t>模块进行绘图</w:t>
        </w:r>
      </w:ins>
      <w:ins w:id="143" w:author="吴飞龙" w:date="2024-09-20T15:36:00Z">
        <w:r w:rsidR="00BB7641">
          <w:rPr>
            <w:rFonts w:hint="eastAsia"/>
          </w:rPr>
          <w:t>。后续的</w:t>
        </w:r>
      </w:ins>
      <w:ins w:id="144" w:author="吴飞龙" w:date="2024-09-20T15:37:00Z">
        <w:r w:rsidR="009848D5">
          <w:rPr>
            <w:rFonts w:hint="eastAsia"/>
          </w:rPr>
          <w:t>绘画修改</w:t>
        </w:r>
      </w:ins>
      <w:ins w:id="145" w:author="吴飞龙" w:date="2024-09-20T15:36:00Z">
        <w:r w:rsidR="00BB7641">
          <w:rPr>
            <w:rFonts w:hint="eastAsia"/>
          </w:rPr>
          <w:t>流程和实施方式一相同。</w:t>
        </w:r>
      </w:ins>
    </w:p>
    <w:p w14:paraId="5DE1B396" w14:textId="77777777" w:rsidR="00893D5E" w:rsidRDefault="00893D5E" w:rsidP="00893D5E">
      <w:pPr>
        <w:pStyle w:val="2"/>
        <w:numPr>
          <w:ilvl w:val="0"/>
          <w:numId w:val="0"/>
        </w:numPr>
        <w:spacing w:before="312" w:after="312"/>
        <w:rPr>
          <w:sz w:val="24"/>
        </w:rPr>
      </w:pPr>
      <w:r>
        <w:rPr>
          <w:rFonts w:hint="eastAsia"/>
          <w:sz w:val="24"/>
        </w:rPr>
        <w:t>本发明实施方式</w:t>
      </w:r>
      <w:r w:rsidR="006470B3">
        <w:rPr>
          <w:rFonts w:hint="eastAsia"/>
          <w:sz w:val="24"/>
        </w:rPr>
        <w:t>二</w:t>
      </w:r>
      <w:r>
        <w:rPr>
          <w:rFonts w:hint="eastAsia"/>
          <w:sz w:val="24"/>
        </w:rPr>
        <w:t>的有益效果</w:t>
      </w:r>
    </w:p>
    <w:p w14:paraId="53D7F20B" w14:textId="034A2188" w:rsidR="002539D3" w:rsidRDefault="00893D5E" w:rsidP="00B31EAC">
      <w:pPr>
        <w:ind w:firstLine="480"/>
        <w:rPr>
          <w:rFonts w:ascii="Helvetica" w:hAnsi="Helvetica" w:cs="Helvetica"/>
          <w:spacing w:val="4"/>
          <w:sz w:val="21"/>
          <w:szCs w:val="21"/>
          <w:shd w:val="clear" w:color="auto" w:fill="FFFFFF"/>
        </w:rPr>
      </w:pPr>
      <w:r>
        <w:rPr>
          <w:rFonts w:hint="eastAsia"/>
          <w:szCs w:val="24"/>
        </w:rPr>
        <w:t>本发明</w:t>
      </w:r>
      <w:r w:rsidR="009376B4">
        <w:rPr>
          <w:rFonts w:hint="eastAsia"/>
          <w:szCs w:val="24"/>
        </w:rPr>
        <w:t>将图像和文本输入进行了统一</w:t>
      </w:r>
      <w:r w:rsidR="00F91875">
        <w:rPr>
          <w:rFonts w:hint="eastAsia"/>
          <w:szCs w:val="24"/>
        </w:rPr>
        <w:t>，不同于传统图生图模型的隐式融合的方式，显示的展示了绘画提示词，用户可以继续编辑，大幅提升模型应用过程中的可解释性，画图的效果更可控。</w:t>
      </w:r>
    </w:p>
    <w:p w14:paraId="0434A019" w14:textId="77777777" w:rsidR="006836EC" w:rsidRDefault="006836EC" w:rsidP="00523ECF">
      <w:pPr>
        <w:ind w:firstLineChars="0" w:firstLine="0"/>
      </w:pPr>
    </w:p>
    <w:sectPr w:rsidR="006836EC">
      <w:headerReference w:type="even" r:id="rId32"/>
      <w:headerReference w:type="default" r:id="rId33"/>
      <w:footerReference w:type="even" r:id="rId34"/>
      <w:footerReference w:type="default" r:id="rId35"/>
      <w:headerReference w:type="first" r:id="rId36"/>
      <w:footerReference w:type="first" r:id="rId37"/>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ZW" w:date="2024-09-18T17:17:00Z" w:initials="zw">
    <w:p w14:paraId="54D81B97" w14:textId="77777777" w:rsidR="006F4809" w:rsidRDefault="006F4809">
      <w:pPr>
        <w:pStyle w:val="ad"/>
        <w:ind w:firstLine="420"/>
      </w:pPr>
      <w:r>
        <w:rPr>
          <w:rStyle w:val="ac"/>
        </w:rPr>
        <w:annotationRef/>
      </w:r>
      <w:r>
        <w:rPr>
          <w:rFonts w:hint="eastAsia"/>
        </w:rPr>
        <w:t>本方案的内容需要放在技术方案的具体实施方式部分</w:t>
      </w:r>
    </w:p>
    <w:p w14:paraId="40DC830E" w14:textId="1B3ED758" w:rsidR="006F4809" w:rsidRDefault="006F4809">
      <w:pPr>
        <w:pStyle w:val="ad"/>
        <w:ind w:firstLine="480"/>
      </w:pPr>
    </w:p>
  </w:comment>
  <w:comment w:id="7" w:author="吴飞龙" w:date="2024-09-20T10:47:00Z" w:initials="吴飞龙">
    <w:p w14:paraId="0EB0B7DD" w14:textId="52FA0C21" w:rsidR="00D14CE3" w:rsidRDefault="00D14CE3">
      <w:pPr>
        <w:pStyle w:val="ad"/>
        <w:ind w:firstLine="420"/>
      </w:pPr>
      <w:r>
        <w:rPr>
          <w:rStyle w:val="ac"/>
        </w:rPr>
        <w:annotationRef/>
      </w:r>
      <w:r>
        <w:rPr>
          <w:rFonts w:hint="eastAsia"/>
        </w:rPr>
        <w:t>已修改</w:t>
      </w:r>
    </w:p>
  </w:comment>
  <w:comment w:id="27" w:author="ZW" w:date="2024-09-18T17:17:00Z" w:initials="zw">
    <w:p w14:paraId="4464F1BD" w14:textId="77777777" w:rsidR="00F1284A" w:rsidRDefault="00F1284A">
      <w:pPr>
        <w:pStyle w:val="ad"/>
        <w:ind w:firstLine="420"/>
      </w:pPr>
      <w:r>
        <w:rPr>
          <w:rStyle w:val="ac"/>
        </w:rPr>
        <w:annotationRef/>
      </w:r>
      <w:r w:rsidR="00152DAB">
        <w:rPr>
          <w:rFonts w:hint="eastAsia"/>
        </w:rPr>
        <w:t>根据下面的步骤，需要展开使用模型完成绘画的完整过程</w:t>
      </w:r>
    </w:p>
    <w:p w14:paraId="51CD77A1" w14:textId="760F4F5F" w:rsidR="00152DAB" w:rsidRDefault="00152DAB">
      <w:pPr>
        <w:pStyle w:val="ad"/>
        <w:ind w:firstLine="480"/>
      </w:pPr>
    </w:p>
  </w:comment>
  <w:comment w:id="28" w:author="吴飞龙" w:date="2024-09-20T11:51:00Z" w:initials="吴飞龙">
    <w:p w14:paraId="3E7808BC" w14:textId="244AD96C" w:rsidR="00407A74" w:rsidRDefault="00407A74">
      <w:pPr>
        <w:pStyle w:val="ad"/>
        <w:ind w:firstLine="420"/>
      </w:pPr>
      <w:r>
        <w:rPr>
          <w:rStyle w:val="ac"/>
        </w:rPr>
        <w:annotationRef/>
      </w:r>
      <w:r w:rsidR="0079377A">
        <w:rPr>
          <w:rFonts w:hint="eastAsia"/>
        </w:rPr>
        <w:t>下面</w:t>
      </w:r>
      <w:r>
        <w:rPr>
          <w:rFonts w:hint="eastAsia"/>
        </w:rPr>
        <w:t>增加流程图</w:t>
      </w:r>
      <w:r w:rsidR="0079377A">
        <w:rPr>
          <w:rFonts w:hint="eastAsia"/>
        </w:rPr>
        <w:t>8</w:t>
      </w:r>
      <w:r>
        <w:rPr>
          <w:rFonts w:hint="eastAsia"/>
        </w:rPr>
        <w:t>，介绍调用流程</w:t>
      </w:r>
    </w:p>
  </w:comment>
  <w:comment w:id="37" w:author="ZW" w:date="2024-09-18T17:18:00Z" w:initials="zw">
    <w:p w14:paraId="15429E6B" w14:textId="77777777" w:rsidR="00F1284A" w:rsidRDefault="00F1284A">
      <w:pPr>
        <w:pStyle w:val="ad"/>
        <w:ind w:firstLine="420"/>
      </w:pPr>
      <w:r>
        <w:rPr>
          <w:rStyle w:val="ac"/>
        </w:rPr>
        <w:annotationRef/>
      </w:r>
      <w:r>
        <w:rPr>
          <w:rFonts w:hint="eastAsia"/>
        </w:rPr>
        <w:t>这个使用这个模型，得到最后的图片的过程，需要通过步骤的描述，展开</w:t>
      </w:r>
      <w:r w:rsidR="00152DAB">
        <w:rPr>
          <w:rFonts w:hint="eastAsia"/>
        </w:rPr>
        <w:t>描述完整的过程</w:t>
      </w:r>
    </w:p>
    <w:p w14:paraId="50A0A609" w14:textId="350B8037" w:rsidR="00152DAB" w:rsidRDefault="00152DAB">
      <w:pPr>
        <w:pStyle w:val="ad"/>
        <w:ind w:firstLine="480"/>
      </w:pPr>
    </w:p>
  </w:comment>
  <w:comment w:id="86" w:author="ZW" w:date="2024-09-18T17:19:00Z" w:initials="zw">
    <w:p w14:paraId="450209C1" w14:textId="352E5DCB" w:rsidR="00152DAB" w:rsidRDefault="00152DAB">
      <w:pPr>
        <w:pStyle w:val="ad"/>
        <w:ind w:firstLine="420"/>
      </w:pPr>
      <w:r>
        <w:rPr>
          <w:rStyle w:val="ac"/>
        </w:rPr>
        <w:annotationRef/>
      </w:r>
      <w:r>
        <w:rPr>
          <w:rFonts w:hint="eastAsia"/>
        </w:rPr>
        <w:t>这个地方需要沟通一下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DC830E" w15:done="0"/>
  <w15:commentEx w15:paraId="0EB0B7DD" w15:paraIdParent="40DC830E" w15:done="0"/>
  <w15:commentEx w15:paraId="51CD77A1" w15:done="0"/>
  <w15:commentEx w15:paraId="3E7808BC" w15:paraIdParent="51CD77A1" w15:done="0"/>
  <w15:commentEx w15:paraId="50A0A609" w15:done="0"/>
  <w15:commentEx w15:paraId="450209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5898E" w16cex:dateUtc="2024-09-18T09:17:00Z"/>
  <w16cex:commentExtensible w16cex:durableId="2A9589BB" w16cex:dateUtc="2024-09-18T09:17:00Z"/>
  <w16cex:commentExtensible w16cex:durableId="2A9589CB" w16cex:dateUtc="2024-09-18T09:18:00Z"/>
  <w16cex:commentExtensible w16cex:durableId="2A958A0A" w16cex:dateUtc="2024-09-18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DC830E" w16cid:durableId="2A95898E"/>
  <w16cid:commentId w16cid:paraId="0EB0B7DD" w16cid:durableId="2A97D149"/>
  <w16cid:commentId w16cid:paraId="51CD77A1" w16cid:durableId="2A9589BB"/>
  <w16cid:commentId w16cid:paraId="3E7808BC" w16cid:durableId="2A97E034"/>
  <w16cid:commentId w16cid:paraId="50A0A609" w16cid:durableId="2A9589CB"/>
  <w16cid:commentId w16cid:paraId="450209C1" w16cid:durableId="2A958A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7D82D3" w14:textId="77777777" w:rsidR="00F63E34" w:rsidRDefault="00F63E34">
      <w:pPr>
        <w:spacing w:line="240" w:lineRule="auto"/>
        <w:ind w:firstLine="480"/>
      </w:pPr>
      <w:r>
        <w:separator/>
      </w:r>
    </w:p>
  </w:endnote>
  <w:endnote w:type="continuationSeparator" w:id="0">
    <w:p w14:paraId="73D968C4" w14:textId="77777777" w:rsidR="00F63E34" w:rsidRDefault="00F63E3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Helvetica Neue">
    <w:altName w:val="Arial"/>
    <w:charset w:val="00"/>
    <w:family w:val="roman"/>
    <w:pitch w:val="default"/>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14759" w14:textId="77777777" w:rsidR="006836EC" w:rsidRDefault="006836EC">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D4AE3" w14:textId="77777777" w:rsidR="006836EC" w:rsidRDefault="006836EC">
    <w:pPr>
      <w:pStyle w:val="a3"/>
      <w:ind w:firstLine="360"/>
      <w:jc w:val="center"/>
    </w:pPr>
    <w:r>
      <w:fldChar w:fldCharType="begin"/>
    </w:r>
    <w:r>
      <w:instrText xml:space="preserve"> PAGE   \* MERGEFORMAT </w:instrText>
    </w:r>
    <w:r>
      <w:fldChar w:fldCharType="separate"/>
    </w:r>
    <w:r w:rsidRPr="00CD07A5">
      <w:rPr>
        <w:noProof/>
        <w:lang w:val="zh-CN"/>
      </w:rPr>
      <w:t>2</w:t>
    </w:r>
    <w:r>
      <w:fldChar w:fldCharType="end"/>
    </w:r>
  </w:p>
  <w:p w14:paraId="0B0EEBD7" w14:textId="77777777" w:rsidR="006836EC" w:rsidRDefault="006836EC">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8779C4" w14:textId="77777777" w:rsidR="006836EC" w:rsidRDefault="006836EC">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752157" w14:textId="77777777" w:rsidR="00F63E34" w:rsidRDefault="00F63E34">
      <w:pPr>
        <w:spacing w:line="240" w:lineRule="auto"/>
        <w:ind w:firstLine="480"/>
      </w:pPr>
      <w:r>
        <w:separator/>
      </w:r>
    </w:p>
  </w:footnote>
  <w:footnote w:type="continuationSeparator" w:id="0">
    <w:p w14:paraId="6046CCB8" w14:textId="77777777" w:rsidR="00F63E34" w:rsidRDefault="00F63E34">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675D0" w14:textId="77777777" w:rsidR="006836EC" w:rsidRDefault="006836EC">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976BA8" w14:textId="77777777" w:rsidR="006836EC" w:rsidRDefault="006836EC">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37298" w14:textId="77777777" w:rsidR="006836EC" w:rsidRDefault="006836EC">
    <w:pPr>
      <w:pStyle w:val="a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482E6B"/>
    <w:multiLevelType w:val="multilevel"/>
    <w:tmpl w:val="1C482E6B"/>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22D457CA"/>
    <w:multiLevelType w:val="hybridMultilevel"/>
    <w:tmpl w:val="FA7637E2"/>
    <w:lvl w:ilvl="0" w:tplc="C64AB8B8">
      <w:start w:val="1"/>
      <w:numFmt w:val="decimal"/>
      <w:lvlText w:val="%1、"/>
      <w:lvlJc w:val="left"/>
      <w:pPr>
        <w:ind w:left="796" w:hanging="360"/>
      </w:pPr>
      <w:rPr>
        <w:rFonts w:hint="default"/>
      </w:rPr>
    </w:lvl>
    <w:lvl w:ilvl="1" w:tplc="04090019" w:tentative="1">
      <w:start w:val="1"/>
      <w:numFmt w:val="lowerLetter"/>
      <w:lvlText w:val="%2)"/>
      <w:lvlJc w:val="left"/>
      <w:pPr>
        <w:ind w:left="1276" w:hanging="420"/>
      </w:pPr>
    </w:lvl>
    <w:lvl w:ilvl="2" w:tplc="0409001B" w:tentative="1">
      <w:start w:val="1"/>
      <w:numFmt w:val="lowerRoman"/>
      <w:lvlText w:val="%3."/>
      <w:lvlJc w:val="right"/>
      <w:pPr>
        <w:ind w:left="1696" w:hanging="420"/>
      </w:pPr>
    </w:lvl>
    <w:lvl w:ilvl="3" w:tplc="0409000F" w:tentative="1">
      <w:start w:val="1"/>
      <w:numFmt w:val="decimal"/>
      <w:lvlText w:val="%4."/>
      <w:lvlJc w:val="left"/>
      <w:pPr>
        <w:ind w:left="2116" w:hanging="420"/>
      </w:pPr>
    </w:lvl>
    <w:lvl w:ilvl="4" w:tplc="04090019" w:tentative="1">
      <w:start w:val="1"/>
      <w:numFmt w:val="lowerLetter"/>
      <w:lvlText w:val="%5)"/>
      <w:lvlJc w:val="left"/>
      <w:pPr>
        <w:ind w:left="2536" w:hanging="420"/>
      </w:pPr>
    </w:lvl>
    <w:lvl w:ilvl="5" w:tplc="0409001B" w:tentative="1">
      <w:start w:val="1"/>
      <w:numFmt w:val="lowerRoman"/>
      <w:lvlText w:val="%6."/>
      <w:lvlJc w:val="right"/>
      <w:pPr>
        <w:ind w:left="2956" w:hanging="420"/>
      </w:pPr>
    </w:lvl>
    <w:lvl w:ilvl="6" w:tplc="0409000F" w:tentative="1">
      <w:start w:val="1"/>
      <w:numFmt w:val="decimal"/>
      <w:lvlText w:val="%7."/>
      <w:lvlJc w:val="left"/>
      <w:pPr>
        <w:ind w:left="3376" w:hanging="420"/>
      </w:pPr>
    </w:lvl>
    <w:lvl w:ilvl="7" w:tplc="04090019" w:tentative="1">
      <w:start w:val="1"/>
      <w:numFmt w:val="lowerLetter"/>
      <w:lvlText w:val="%8)"/>
      <w:lvlJc w:val="left"/>
      <w:pPr>
        <w:ind w:left="3796" w:hanging="420"/>
      </w:pPr>
    </w:lvl>
    <w:lvl w:ilvl="8" w:tplc="0409001B" w:tentative="1">
      <w:start w:val="1"/>
      <w:numFmt w:val="lowerRoman"/>
      <w:lvlText w:val="%9."/>
      <w:lvlJc w:val="right"/>
      <w:pPr>
        <w:ind w:left="4216" w:hanging="420"/>
      </w:pPr>
    </w:lvl>
  </w:abstractNum>
  <w:abstractNum w:abstractNumId="2" w15:restartNumberingAfterBreak="0">
    <w:nsid w:val="44CE4453"/>
    <w:multiLevelType w:val="hybridMultilevel"/>
    <w:tmpl w:val="36584232"/>
    <w:lvl w:ilvl="0" w:tplc="5600C20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吴飞龙">
    <w15:presenceInfo w15:providerId="AD" w15:userId="S-1-5-21-2660122827-3251746268-3620619969-237428"/>
  </w15:person>
  <w15:person w15:author="ZW">
    <w15:presenceInfo w15:providerId="None" w15:userId="Z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BED"/>
    <w:rsid w:val="0000028D"/>
    <w:rsid w:val="000154B0"/>
    <w:rsid w:val="00024760"/>
    <w:rsid w:val="00025D1B"/>
    <w:rsid w:val="00040B51"/>
    <w:rsid w:val="0004347B"/>
    <w:rsid w:val="00050FF1"/>
    <w:rsid w:val="00052728"/>
    <w:rsid w:val="0005333F"/>
    <w:rsid w:val="00061BE5"/>
    <w:rsid w:val="000631AC"/>
    <w:rsid w:val="00066FDB"/>
    <w:rsid w:val="00075A2A"/>
    <w:rsid w:val="00082411"/>
    <w:rsid w:val="00083BF2"/>
    <w:rsid w:val="000942C9"/>
    <w:rsid w:val="000A1754"/>
    <w:rsid w:val="000A1789"/>
    <w:rsid w:val="000A2AD6"/>
    <w:rsid w:val="000A4F8C"/>
    <w:rsid w:val="000B6C7C"/>
    <w:rsid w:val="000C13B4"/>
    <w:rsid w:val="000E35FF"/>
    <w:rsid w:val="00101C70"/>
    <w:rsid w:val="00110464"/>
    <w:rsid w:val="00110FFB"/>
    <w:rsid w:val="00113398"/>
    <w:rsid w:val="00143C69"/>
    <w:rsid w:val="00144EC3"/>
    <w:rsid w:val="00150931"/>
    <w:rsid w:val="00152DAB"/>
    <w:rsid w:val="0015588E"/>
    <w:rsid w:val="0016337F"/>
    <w:rsid w:val="00167006"/>
    <w:rsid w:val="00167304"/>
    <w:rsid w:val="00176C9F"/>
    <w:rsid w:val="001923B2"/>
    <w:rsid w:val="001B1115"/>
    <w:rsid w:val="001B1E36"/>
    <w:rsid w:val="001B68FB"/>
    <w:rsid w:val="001C2A2B"/>
    <w:rsid w:val="001C39AD"/>
    <w:rsid w:val="001D0E8E"/>
    <w:rsid w:val="001E4D92"/>
    <w:rsid w:val="001E723E"/>
    <w:rsid w:val="001F40BC"/>
    <w:rsid w:val="001F686D"/>
    <w:rsid w:val="00204245"/>
    <w:rsid w:val="00212C82"/>
    <w:rsid w:val="0024286C"/>
    <w:rsid w:val="0024766B"/>
    <w:rsid w:val="002539D3"/>
    <w:rsid w:val="002556BE"/>
    <w:rsid w:val="002638B4"/>
    <w:rsid w:val="00263DB8"/>
    <w:rsid w:val="002743F3"/>
    <w:rsid w:val="00274838"/>
    <w:rsid w:val="00285030"/>
    <w:rsid w:val="00286E97"/>
    <w:rsid w:val="00297170"/>
    <w:rsid w:val="002A2E02"/>
    <w:rsid w:val="002A56A1"/>
    <w:rsid w:val="002B08C8"/>
    <w:rsid w:val="002B41A7"/>
    <w:rsid w:val="002B6126"/>
    <w:rsid w:val="002C0936"/>
    <w:rsid w:val="002C39AC"/>
    <w:rsid w:val="002C5391"/>
    <w:rsid w:val="002D176D"/>
    <w:rsid w:val="002D188B"/>
    <w:rsid w:val="002D7DB5"/>
    <w:rsid w:val="002F77A0"/>
    <w:rsid w:val="00300057"/>
    <w:rsid w:val="00304034"/>
    <w:rsid w:val="0030411D"/>
    <w:rsid w:val="00311DC6"/>
    <w:rsid w:val="003162C3"/>
    <w:rsid w:val="00316F12"/>
    <w:rsid w:val="00324353"/>
    <w:rsid w:val="00327737"/>
    <w:rsid w:val="00330AC5"/>
    <w:rsid w:val="00333DAA"/>
    <w:rsid w:val="00334018"/>
    <w:rsid w:val="003354E3"/>
    <w:rsid w:val="003419A8"/>
    <w:rsid w:val="00342604"/>
    <w:rsid w:val="00351F93"/>
    <w:rsid w:val="00371B78"/>
    <w:rsid w:val="003871B1"/>
    <w:rsid w:val="00391509"/>
    <w:rsid w:val="003A78EF"/>
    <w:rsid w:val="003D53AC"/>
    <w:rsid w:val="003E403D"/>
    <w:rsid w:val="003E6986"/>
    <w:rsid w:val="003E7ACD"/>
    <w:rsid w:val="003F0381"/>
    <w:rsid w:val="003F7454"/>
    <w:rsid w:val="00402EA9"/>
    <w:rsid w:val="00403F16"/>
    <w:rsid w:val="0040473A"/>
    <w:rsid w:val="00406605"/>
    <w:rsid w:val="004076C3"/>
    <w:rsid w:val="00407A74"/>
    <w:rsid w:val="004124DE"/>
    <w:rsid w:val="004148F8"/>
    <w:rsid w:val="0042011A"/>
    <w:rsid w:val="004302A3"/>
    <w:rsid w:val="00431CC6"/>
    <w:rsid w:val="00431EEF"/>
    <w:rsid w:val="00433D15"/>
    <w:rsid w:val="0043684D"/>
    <w:rsid w:val="00436C2D"/>
    <w:rsid w:val="004441FF"/>
    <w:rsid w:val="00462D4B"/>
    <w:rsid w:val="00464073"/>
    <w:rsid w:val="00465AC8"/>
    <w:rsid w:val="004706EB"/>
    <w:rsid w:val="00472E33"/>
    <w:rsid w:val="00474723"/>
    <w:rsid w:val="004813E7"/>
    <w:rsid w:val="00494831"/>
    <w:rsid w:val="00496CEB"/>
    <w:rsid w:val="004A00D6"/>
    <w:rsid w:val="004A2442"/>
    <w:rsid w:val="004A276A"/>
    <w:rsid w:val="004A2B42"/>
    <w:rsid w:val="004A2FAF"/>
    <w:rsid w:val="004A68B4"/>
    <w:rsid w:val="004B0E6E"/>
    <w:rsid w:val="004B4F54"/>
    <w:rsid w:val="004B7B18"/>
    <w:rsid w:val="004C4A0C"/>
    <w:rsid w:val="004D1B46"/>
    <w:rsid w:val="004D3096"/>
    <w:rsid w:val="004E2849"/>
    <w:rsid w:val="004E4969"/>
    <w:rsid w:val="004E5D68"/>
    <w:rsid w:val="004E7F7D"/>
    <w:rsid w:val="004F0878"/>
    <w:rsid w:val="004F1853"/>
    <w:rsid w:val="004F4956"/>
    <w:rsid w:val="00516246"/>
    <w:rsid w:val="00523ECF"/>
    <w:rsid w:val="00532C44"/>
    <w:rsid w:val="005678BB"/>
    <w:rsid w:val="00570AB1"/>
    <w:rsid w:val="00580CAB"/>
    <w:rsid w:val="005A1B00"/>
    <w:rsid w:val="005C656A"/>
    <w:rsid w:val="005D1B10"/>
    <w:rsid w:val="005D5068"/>
    <w:rsid w:val="005E48BF"/>
    <w:rsid w:val="005E4CCA"/>
    <w:rsid w:val="005F77B5"/>
    <w:rsid w:val="00600073"/>
    <w:rsid w:val="00605691"/>
    <w:rsid w:val="00606BBD"/>
    <w:rsid w:val="006207B4"/>
    <w:rsid w:val="00637CCC"/>
    <w:rsid w:val="00640957"/>
    <w:rsid w:val="0064315E"/>
    <w:rsid w:val="006470B3"/>
    <w:rsid w:val="006474C1"/>
    <w:rsid w:val="00647A44"/>
    <w:rsid w:val="00657739"/>
    <w:rsid w:val="00660DD2"/>
    <w:rsid w:val="00670FBE"/>
    <w:rsid w:val="00672586"/>
    <w:rsid w:val="00673BEA"/>
    <w:rsid w:val="00674CE0"/>
    <w:rsid w:val="00675459"/>
    <w:rsid w:val="00677147"/>
    <w:rsid w:val="00677BC4"/>
    <w:rsid w:val="006836EC"/>
    <w:rsid w:val="0069382B"/>
    <w:rsid w:val="00695332"/>
    <w:rsid w:val="00697D30"/>
    <w:rsid w:val="006A0659"/>
    <w:rsid w:val="006B3AAF"/>
    <w:rsid w:val="006B755D"/>
    <w:rsid w:val="006C38AA"/>
    <w:rsid w:val="006C3AC8"/>
    <w:rsid w:val="006C778A"/>
    <w:rsid w:val="006E25B3"/>
    <w:rsid w:val="006E5229"/>
    <w:rsid w:val="006F1619"/>
    <w:rsid w:val="006F4809"/>
    <w:rsid w:val="006F7BE4"/>
    <w:rsid w:val="0070180F"/>
    <w:rsid w:val="00711234"/>
    <w:rsid w:val="007203F3"/>
    <w:rsid w:val="0074219B"/>
    <w:rsid w:val="00744636"/>
    <w:rsid w:val="00745130"/>
    <w:rsid w:val="00750B45"/>
    <w:rsid w:val="00762881"/>
    <w:rsid w:val="00763865"/>
    <w:rsid w:val="00765830"/>
    <w:rsid w:val="00772B4B"/>
    <w:rsid w:val="00773CF7"/>
    <w:rsid w:val="007862BB"/>
    <w:rsid w:val="0079377A"/>
    <w:rsid w:val="007973F3"/>
    <w:rsid w:val="00797FEF"/>
    <w:rsid w:val="007D2625"/>
    <w:rsid w:val="007D3AEE"/>
    <w:rsid w:val="007D47A2"/>
    <w:rsid w:val="008004DB"/>
    <w:rsid w:val="00801A3F"/>
    <w:rsid w:val="008064F3"/>
    <w:rsid w:val="008116AA"/>
    <w:rsid w:val="00812DB4"/>
    <w:rsid w:val="00837D47"/>
    <w:rsid w:val="0085099C"/>
    <w:rsid w:val="0085260B"/>
    <w:rsid w:val="008565D0"/>
    <w:rsid w:val="008606E4"/>
    <w:rsid w:val="00880AAE"/>
    <w:rsid w:val="00882E89"/>
    <w:rsid w:val="00883D3F"/>
    <w:rsid w:val="00883F23"/>
    <w:rsid w:val="00885D96"/>
    <w:rsid w:val="00885DDC"/>
    <w:rsid w:val="00893D5E"/>
    <w:rsid w:val="0089489F"/>
    <w:rsid w:val="008A4E81"/>
    <w:rsid w:val="008B2C8C"/>
    <w:rsid w:val="008B5E1C"/>
    <w:rsid w:val="008B7434"/>
    <w:rsid w:val="008C0E4B"/>
    <w:rsid w:val="008C2C32"/>
    <w:rsid w:val="008D0ACF"/>
    <w:rsid w:val="008D46C1"/>
    <w:rsid w:val="008D5034"/>
    <w:rsid w:val="008F2CB4"/>
    <w:rsid w:val="008F3358"/>
    <w:rsid w:val="008F5EAB"/>
    <w:rsid w:val="00903A91"/>
    <w:rsid w:val="00907175"/>
    <w:rsid w:val="0091053B"/>
    <w:rsid w:val="00912C34"/>
    <w:rsid w:val="009157FF"/>
    <w:rsid w:val="0092129F"/>
    <w:rsid w:val="009376B4"/>
    <w:rsid w:val="00945008"/>
    <w:rsid w:val="009453BB"/>
    <w:rsid w:val="00971DDE"/>
    <w:rsid w:val="00977EBB"/>
    <w:rsid w:val="00980E50"/>
    <w:rsid w:val="009848D5"/>
    <w:rsid w:val="00991A21"/>
    <w:rsid w:val="00992147"/>
    <w:rsid w:val="00992298"/>
    <w:rsid w:val="00997A51"/>
    <w:rsid w:val="009A250E"/>
    <w:rsid w:val="009A2A66"/>
    <w:rsid w:val="009A3A23"/>
    <w:rsid w:val="009A4D22"/>
    <w:rsid w:val="009A5BF3"/>
    <w:rsid w:val="009B3C5E"/>
    <w:rsid w:val="009F2613"/>
    <w:rsid w:val="009F2C34"/>
    <w:rsid w:val="00A01D02"/>
    <w:rsid w:val="00A05C01"/>
    <w:rsid w:val="00A06C6F"/>
    <w:rsid w:val="00A075DE"/>
    <w:rsid w:val="00A17FB2"/>
    <w:rsid w:val="00A263FD"/>
    <w:rsid w:val="00A3524C"/>
    <w:rsid w:val="00A37440"/>
    <w:rsid w:val="00A42B4A"/>
    <w:rsid w:val="00A47270"/>
    <w:rsid w:val="00A569F4"/>
    <w:rsid w:val="00A5717F"/>
    <w:rsid w:val="00A71DA4"/>
    <w:rsid w:val="00A750B5"/>
    <w:rsid w:val="00A81F8F"/>
    <w:rsid w:val="00A9385D"/>
    <w:rsid w:val="00A94E89"/>
    <w:rsid w:val="00AA00CA"/>
    <w:rsid w:val="00AA3EDC"/>
    <w:rsid w:val="00AB52C7"/>
    <w:rsid w:val="00AC316E"/>
    <w:rsid w:val="00AD1A21"/>
    <w:rsid w:val="00AD255B"/>
    <w:rsid w:val="00AD6349"/>
    <w:rsid w:val="00AF0130"/>
    <w:rsid w:val="00AF7694"/>
    <w:rsid w:val="00B015C1"/>
    <w:rsid w:val="00B025BB"/>
    <w:rsid w:val="00B02A88"/>
    <w:rsid w:val="00B23FD2"/>
    <w:rsid w:val="00B262ED"/>
    <w:rsid w:val="00B31EAC"/>
    <w:rsid w:val="00B32538"/>
    <w:rsid w:val="00B354B6"/>
    <w:rsid w:val="00B43186"/>
    <w:rsid w:val="00B65F36"/>
    <w:rsid w:val="00B75189"/>
    <w:rsid w:val="00B763F2"/>
    <w:rsid w:val="00B85B2B"/>
    <w:rsid w:val="00BA1F21"/>
    <w:rsid w:val="00BB7641"/>
    <w:rsid w:val="00BC5053"/>
    <w:rsid w:val="00BC50D0"/>
    <w:rsid w:val="00BC78A5"/>
    <w:rsid w:val="00BD65AB"/>
    <w:rsid w:val="00BE4C32"/>
    <w:rsid w:val="00BE5891"/>
    <w:rsid w:val="00C06791"/>
    <w:rsid w:val="00C1734D"/>
    <w:rsid w:val="00C21DEC"/>
    <w:rsid w:val="00C2606E"/>
    <w:rsid w:val="00C30818"/>
    <w:rsid w:val="00C41215"/>
    <w:rsid w:val="00C41F82"/>
    <w:rsid w:val="00C64844"/>
    <w:rsid w:val="00C66F05"/>
    <w:rsid w:val="00C72600"/>
    <w:rsid w:val="00C86B01"/>
    <w:rsid w:val="00C87ABD"/>
    <w:rsid w:val="00C9190B"/>
    <w:rsid w:val="00CB513C"/>
    <w:rsid w:val="00CC31A4"/>
    <w:rsid w:val="00CD30DD"/>
    <w:rsid w:val="00CF5474"/>
    <w:rsid w:val="00CF7456"/>
    <w:rsid w:val="00CF7926"/>
    <w:rsid w:val="00D0366A"/>
    <w:rsid w:val="00D04409"/>
    <w:rsid w:val="00D04B68"/>
    <w:rsid w:val="00D14CE3"/>
    <w:rsid w:val="00D14D1A"/>
    <w:rsid w:val="00D14E22"/>
    <w:rsid w:val="00D23B1C"/>
    <w:rsid w:val="00D34E46"/>
    <w:rsid w:val="00D42885"/>
    <w:rsid w:val="00D5145B"/>
    <w:rsid w:val="00D57481"/>
    <w:rsid w:val="00D6038E"/>
    <w:rsid w:val="00D637FA"/>
    <w:rsid w:val="00D774E0"/>
    <w:rsid w:val="00D84B99"/>
    <w:rsid w:val="00D9682C"/>
    <w:rsid w:val="00D973A0"/>
    <w:rsid w:val="00DB11E0"/>
    <w:rsid w:val="00DB23FF"/>
    <w:rsid w:val="00DB4E2C"/>
    <w:rsid w:val="00DB52A6"/>
    <w:rsid w:val="00DC321F"/>
    <w:rsid w:val="00DD217E"/>
    <w:rsid w:val="00DE5ED5"/>
    <w:rsid w:val="00E067E8"/>
    <w:rsid w:val="00E07B86"/>
    <w:rsid w:val="00E118AA"/>
    <w:rsid w:val="00E14BED"/>
    <w:rsid w:val="00E26390"/>
    <w:rsid w:val="00E31D6C"/>
    <w:rsid w:val="00E37F1E"/>
    <w:rsid w:val="00E4343C"/>
    <w:rsid w:val="00E45F8D"/>
    <w:rsid w:val="00E73A06"/>
    <w:rsid w:val="00EA4BAD"/>
    <w:rsid w:val="00EA6CFF"/>
    <w:rsid w:val="00EC7D47"/>
    <w:rsid w:val="00EE47E8"/>
    <w:rsid w:val="00EF2A33"/>
    <w:rsid w:val="00EF48BF"/>
    <w:rsid w:val="00EF73AC"/>
    <w:rsid w:val="00F00C7B"/>
    <w:rsid w:val="00F06652"/>
    <w:rsid w:val="00F1284A"/>
    <w:rsid w:val="00F129C5"/>
    <w:rsid w:val="00F14077"/>
    <w:rsid w:val="00F20FA4"/>
    <w:rsid w:val="00F25EF5"/>
    <w:rsid w:val="00F3116D"/>
    <w:rsid w:val="00F3385D"/>
    <w:rsid w:val="00F34504"/>
    <w:rsid w:val="00F40A55"/>
    <w:rsid w:val="00F503D6"/>
    <w:rsid w:val="00F63E34"/>
    <w:rsid w:val="00F673E5"/>
    <w:rsid w:val="00F808A3"/>
    <w:rsid w:val="00F91875"/>
    <w:rsid w:val="00FA7A8C"/>
    <w:rsid w:val="00FC07FB"/>
    <w:rsid w:val="00FC20D2"/>
    <w:rsid w:val="00FC5412"/>
    <w:rsid w:val="00FD0923"/>
    <w:rsid w:val="00FE3C9B"/>
    <w:rsid w:val="00FF4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217CA7"/>
  <w15:chartTrackingRefBased/>
  <w15:docId w15:val="{F7FD197B-9512-440E-B241-1C1B22597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14BED"/>
    <w:pPr>
      <w:widowControl w:val="0"/>
      <w:adjustRightInd w:val="0"/>
      <w:snapToGrid w:val="0"/>
      <w:spacing w:line="400" w:lineRule="atLeast"/>
      <w:ind w:firstLineChars="200" w:firstLine="200"/>
      <w:jc w:val="both"/>
    </w:pPr>
    <w:rPr>
      <w:rFonts w:ascii="Times New Roman" w:eastAsia="宋体" w:hAnsi="Times New Roman" w:cs="Times New Roman"/>
      <w:sz w:val="24"/>
    </w:rPr>
  </w:style>
  <w:style w:type="paragraph" w:styleId="1">
    <w:name w:val="heading 1"/>
    <w:basedOn w:val="a"/>
    <w:next w:val="a"/>
    <w:link w:val="11"/>
    <w:uiPriority w:val="9"/>
    <w:qFormat/>
    <w:rsid w:val="00E14BED"/>
    <w:pPr>
      <w:keepNext/>
      <w:keepLines/>
      <w:numPr>
        <w:numId w:val="1"/>
      </w:numPr>
      <w:spacing w:beforeLines="50" w:before="50" w:afterLines="50" w:after="50"/>
      <w:ind w:firstLineChars="0"/>
      <w:jc w:val="left"/>
      <w:outlineLvl w:val="0"/>
    </w:pPr>
    <w:rPr>
      <w:b/>
      <w:bCs/>
      <w:kern w:val="44"/>
      <w:sz w:val="28"/>
      <w:szCs w:val="44"/>
    </w:rPr>
  </w:style>
  <w:style w:type="paragraph" w:styleId="2">
    <w:name w:val="heading 2"/>
    <w:basedOn w:val="a"/>
    <w:next w:val="a"/>
    <w:link w:val="21"/>
    <w:uiPriority w:val="9"/>
    <w:qFormat/>
    <w:rsid w:val="00E14BED"/>
    <w:pPr>
      <w:keepNext/>
      <w:keepLines/>
      <w:numPr>
        <w:ilvl w:val="1"/>
        <w:numId w:val="1"/>
      </w:numPr>
      <w:spacing w:beforeLines="100" w:before="100" w:afterLines="100" w:after="100"/>
      <w:ind w:firstLineChars="0"/>
      <w:jc w:val="left"/>
      <w:outlineLvl w:val="1"/>
    </w:pPr>
    <w:rPr>
      <w:rFonts w:eastAsia="黑体"/>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uiPriority w:val="9"/>
    <w:rsid w:val="00E14BED"/>
    <w:rPr>
      <w:rFonts w:asciiTheme="majorHAnsi" w:eastAsiaTheme="majorEastAsia" w:hAnsiTheme="majorHAnsi" w:cstheme="majorBidi"/>
      <w:color w:val="2F5496" w:themeColor="accent1" w:themeShade="BF"/>
      <w:sz w:val="32"/>
      <w:szCs w:val="32"/>
    </w:rPr>
  </w:style>
  <w:style w:type="character" w:customStyle="1" w:styleId="20">
    <w:name w:val="标题 2 字符"/>
    <w:basedOn w:val="a0"/>
    <w:uiPriority w:val="9"/>
    <w:semiHidden/>
    <w:rsid w:val="00E14BED"/>
    <w:rPr>
      <w:rFonts w:asciiTheme="majorHAnsi" w:eastAsiaTheme="majorEastAsia" w:hAnsiTheme="majorHAnsi" w:cstheme="majorBidi"/>
      <w:color w:val="2F5496" w:themeColor="accent1" w:themeShade="BF"/>
      <w:sz w:val="26"/>
      <w:szCs w:val="26"/>
    </w:rPr>
  </w:style>
  <w:style w:type="character" w:customStyle="1" w:styleId="12">
    <w:name w:val="页脚 字符1"/>
    <w:link w:val="a3"/>
    <w:uiPriority w:val="99"/>
    <w:rsid w:val="00E14BED"/>
    <w:rPr>
      <w:rFonts w:ascii="Times New Roman" w:eastAsia="宋体" w:hAnsi="Times New Roman"/>
      <w:sz w:val="18"/>
      <w:szCs w:val="18"/>
      <w:lang w:val="en-US" w:eastAsia="zh-CN"/>
    </w:rPr>
  </w:style>
  <w:style w:type="character" w:customStyle="1" w:styleId="11">
    <w:name w:val="标题 1 字符1"/>
    <w:link w:val="1"/>
    <w:uiPriority w:val="9"/>
    <w:rsid w:val="00E14BED"/>
    <w:rPr>
      <w:rFonts w:ascii="Times New Roman" w:eastAsia="宋体" w:hAnsi="Times New Roman" w:cs="Times New Roman"/>
      <w:b/>
      <w:bCs/>
      <w:kern w:val="44"/>
      <w:sz w:val="28"/>
      <w:szCs w:val="44"/>
    </w:rPr>
  </w:style>
  <w:style w:type="character" w:customStyle="1" w:styleId="21">
    <w:name w:val="标题 2 字符1"/>
    <w:link w:val="2"/>
    <w:uiPriority w:val="9"/>
    <w:rsid w:val="00E14BED"/>
    <w:rPr>
      <w:rFonts w:ascii="Times New Roman" w:eastAsia="黑体" w:hAnsi="Times New Roman" w:cs="Times New Roman"/>
      <w:bCs/>
      <w:sz w:val="32"/>
      <w:szCs w:val="32"/>
    </w:rPr>
  </w:style>
  <w:style w:type="character" w:customStyle="1" w:styleId="13">
    <w:name w:val="页眉 字符1"/>
    <w:link w:val="a4"/>
    <w:uiPriority w:val="99"/>
    <w:rsid w:val="00E14BED"/>
    <w:rPr>
      <w:rFonts w:ascii="Times New Roman" w:hAnsi="Times New Roman"/>
      <w:sz w:val="18"/>
      <w:szCs w:val="18"/>
      <w:lang w:val="en-US" w:eastAsia="zh-CN"/>
    </w:rPr>
  </w:style>
  <w:style w:type="paragraph" w:styleId="a3">
    <w:name w:val="footer"/>
    <w:basedOn w:val="a"/>
    <w:link w:val="12"/>
    <w:uiPriority w:val="99"/>
    <w:unhideWhenUsed/>
    <w:rsid w:val="00E14BED"/>
    <w:pPr>
      <w:tabs>
        <w:tab w:val="center" w:pos="4153"/>
        <w:tab w:val="right" w:pos="8306"/>
      </w:tabs>
      <w:jc w:val="left"/>
    </w:pPr>
    <w:rPr>
      <w:rFonts w:cstheme="minorBidi"/>
      <w:sz w:val="18"/>
      <w:szCs w:val="18"/>
    </w:rPr>
  </w:style>
  <w:style w:type="character" w:customStyle="1" w:styleId="a5">
    <w:name w:val="页脚 字符"/>
    <w:basedOn w:val="a0"/>
    <w:uiPriority w:val="99"/>
    <w:semiHidden/>
    <w:rsid w:val="00E14BED"/>
    <w:rPr>
      <w:rFonts w:ascii="Times New Roman" w:eastAsia="宋体" w:hAnsi="Times New Roman" w:cs="Times New Roman"/>
      <w:sz w:val="24"/>
    </w:rPr>
  </w:style>
  <w:style w:type="paragraph" w:styleId="a4">
    <w:name w:val="header"/>
    <w:basedOn w:val="a"/>
    <w:link w:val="13"/>
    <w:uiPriority w:val="99"/>
    <w:unhideWhenUsed/>
    <w:rsid w:val="00E14BED"/>
    <w:pPr>
      <w:tabs>
        <w:tab w:val="center" w:pos="4153"/>
        <w:tab w:val="right" w:pos="8306"/>
      </w:tabs>
      <w:jc w:val="center"/>
    </w:pPr>
    <w:rPr>
      <w:rFonts w:eastAsiaTheme="minorEastAsia" w:cstheme="minorBidi"/>
      <w:sz w:val="18"/>
      <w:szCs w:val="18"/>
    </w:rPr>
  </w:style>
  <w:style w:type="character" w:customStyle="1" w:styleId="a6">
    <w:name w:val="页眉 字符"/>
    <w:basedOn w:val="a0"/>
    <w:uiPriority w:val="99"/>
    <w:semiHidden/>
    <w:rsid w:val="00E14BED"/>
    <w:rPr>
      <w:rFonts w:ascii="Times New Roman" w:eastAsia="宋体" w:hAnsi="Times New Roman" w:cs="Times New Roman"/>
      <w:sz w:val="24"/>
    </w:rPr>
  </w:style>
  <w:style w:type="paragraph" w:styleId="a7">
    <w:name w:val="caption"/>
    <w:basedOn w:val="a"/>
    <w:next w:val="a"/>
    <w:uiPriority w:val="35"/>
    <w:unhideWhenUsed/>
    <w:qFormat/>
    <w:rsid w:val="00CF5474"/>
    <w:pPr>
      <w:spacing w:after="200" w:line="240" w:lineRule="auto"/>
    </w:pPr>
    <w:rPr>
      <w:i/>
      <w:iCs/>
      <w:color w:val="44546A" w:themeColor="text2"/>
      <w:sz w:val="18"/>
      <w:szCs w:val="18"/>
    </w:rPr>
  </w:style>
  <w:style w:type="paragraph" w:styleId="a8">
    <w:name w:val="Balloon Text"/>
    <w:basedOn w:val="a"/>
    <w:link w:val="a9"/>
    <w:uiPriority w:val="99"/>
    <w:semiHidden/>
    <w:unhideWhenUsed/>
    <w:rsid w:val="00025D1B"/>
    <w:pPr>
      <w:spacing w:line="240" w:lineRule="auto"/>
    </w:pPr>
    <w:rPr>
      <w:rFonts w:ascii="Microsoft YaHei UI" w:eastAsia="Microsoft YaHei UI"/>
      <w:sz w:val="18"/>
      <w:szCs w:val="18"/>
    </w:rPr>
  </w:style>
  <w:style w:type="character" w:customStyle="1" w:styleId="a9">
    <w:name w:val="批注框文本 字符"/>
    <w:basedOn w:val="a0"/>
    <w:link w:val="a8"/>
    <w:uiPriority w:val="99"/>
    <w:semiHidden/>
    <w:rsid w:val="00025D1B"/>
    <w:rPr>
      <w:rFonts w:ascii="Microsoft YaHei UI" w:eastAsia="Microsoft YaHei UI" w:hAnsi="Times New Roman" w:cs="Times New Roman"/>
      <w:sz w:val="18"/>
      <w:szCs w:val="18"/>
    </w:rPr>
  </w:style>
  <w:style w:type="paragraph" w:styleId="aa">
    <w:name w:val="Normal (Web)"/>
    <w:basedOn w:val="a"/>
    <w:uiPriority w:val="99"/>
    <w:unhideWhenUsed/>
    <w:rsid w:val="00A5717F"/>
    <w:pPr>
      <w:widowControl/>
      <w:adjustRightInd/>
      <w:snapToGrid/>
      <w:spacing w:before="100" w:beforeAutospacing="1" w:after="100" w:afterAutospacing="1" w:line="240" w:lineRule="auto"/>
      <w:ind w:firstLineChars="0" w:firstLine="0"/>
      <w:jc w:val="left"/>
    </w:pPr>
    <w:rPr>
      <w:rFonts w:ascii="宋体" w:hAnsi="宋体" w:cs="宋体"/>
      <w:kern w:val="0"/>
      <w:szCs w:val="24"/>
    </w:rPr>
  </w:style>
  <w:style w:type="character" w:styleId="ab">
    <w:name w:val="Placeholder Text"/>
    <w:basedOn w:val="a0"/>
    <w:uiPriority w:val="99"/>
    <w:semiHidden/>
    <w:rsid w:val="008606E4"/>
    <w:rPr>
      <w:color w:val="808080"/>
    </w:rPr>
  </w:style>
  <w:style w:type="character" w:customStyle="1" w:styleId="14">
    <w:name w:val="标题1"/>
    <w:basedOn w:val="a0"/>
    <w:rsid w:val="00B02A88"/>
  </w:style>
  <w:style w:type="character" w:customStyle="1" w:styleId="jsh1name">
    <w:name w:val="js_h1_name"/>
    <w:basedOn w:val="a0"/>
    <w:rsid w:val="00B02A88"/>
  </w:style>
  <w:style w:type="character" w:styleId="ac">
    <w:name w:val="annotation reference"/>
    <w:basedOn w:val="a0"/>
    <w:uiPriority w:val="99"/>
    <w:semiHidden/>
    <w:unhideWhenUsed/>
    <w:rsid w:val="00C86B01"/>
    <w:rPr>
      <w:sz w:val="21"/>
      <w:szCs w:val="21"/>
    </w:rPr>
  </w:style>
  <w:style w:type="paragraph" w:styleId="ad">
    <w:name w:val="annotation text"/>
    <w:basedOn w:val="a"/>
    <w:link w:val="ae"/>
    <w:uiPriority w:val="99"/>
    <w:unhideWhenUsed/>
    <w:rsid w:val="00C86B01"/>
    <w:pPr>
      <w:jc w:val="left"/>
    </w:pPr>
  </w:style>
  <w:style w:type="character" w:customStyle="1" w:styleId="ae">
    <w:name w:val="批注文字 字符"/>
    <w:basedOn w:val="a0"/>
    <w:link w:val="ad"/>
    <w:uiPriority w:val="99"/>
    <w:rsid w:val="00C86B01"/>
    <w:rPr>
      <w:rFonts w:ascii="Times New Roman" w:eastAsia="宋体" w:hAnsi="Times New Roman" w:cs="Times New Roman"/>
      <w:sz w:val="24"/>
    </w:rPr>
  </w:style>
  <w:style w:type="paragraph" w:styleId="af">
    <w:name w:val="annotation subject"/>
    <w:basedOn w:val="ad"/>
    <w:next w:val="ad"/>
    <w:link w:val="af0"/>
    <w:uiPriority w:val="99"/>
    <w:semiHidden/>
    <w:unhideWhenUsed/>
    <w:rsid w:val="00C86B01"/>
    <w:rPr>
      <w:b/>
      <w:bCs/>
    </w:rPr>
  </w:style>
  <w:style w:type="character" w:customStyle="1" w:styleId="af0">
    <w:name w:val="批注主题 字符"/>
    <w:basedOn w:val="ae"/>
    <w:link w:val="af"/>
    <w:uiPriority w:val="99"/>
    <w:semiHidden/>
    <w:rsid w:val="00C86B01"/>
    <w:rPr>
      <w:rFonts w:ascii="Times New Roman" w:eastAsia="宋体" w:hAnsi="Times New Roman" w:cs="Times New Roman"/>
      <w:b/>
      <w:bCs/>
      <w:sz w:val="24"/>
    </w:rPr>
  </w:style>
  <w:style w:type="character" w:customStyle="1" w:styleId="refindexin7zn">
    <w:name w:val="refindex___in7zn"/>
    <w:basedOn w:val="a0"/>
    <w:rsid w:val="004441FF"/>
  </w:style>
  <w:style w:type="paragraph" w:styleId="af1">
    <w:name w:val="List Paragraph"/>
    <w:basedOn w:val="a"/>
    <w:uiPriority w:val="34"/>
    <w:qFormat/>
    <w:rsid w:val="0092129F"/>
    <w:pPr>
      <w:ind w:firstLine="420"/>
    </w:pPr>
  </w:style>
  <w:style w:type="character" w:styleId="af2">
    <w:name w:val="Strong"/>
    <w:basedOn w:val="a0"/>
    <w:uiPriority w:val="22"/>
    <w:qFormat/>
    <w:rsid w:val="00FF49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82684">
      <w:bodyDiv w:val="1"/>
      <w:marLeft w:val="0"/>
      <w:marRight w:val="0"/>
      <w:marTop w:val="0"/>
      <w:marBottom w:val="0"/>
      <w:divBdr>
        <w:top w:val="none" w:sz="0" w:space="0" w:color="auto"/>
        <w:left w:val="none" w:sz="0" w:space="0" w:color="auto"/>
        <w:bottom w:val="none" w:sz="0" w:space="0" w:color="auto"/>
        <w:right w:val="none" w:sz="0" w:space="0" w:color="auto"/>
      </w:divBdr>
    </w:div>
    <w:div w:id="93601046">
      <w:bodyDiv w:val="1"/>
      <w:marLeft w:val="0"/>
      <w:marRight w:val="0"/>
      <w:marTop w:val="0"/>
      <w:marBottom w:val="0"/>
      <w:divBdr>
        <w:top w:val="none" w:sz="0" w:space="0" w:color="auto"/>
        <w:left w:val="none" w:sz="0" w:space="0" w:color="auto"/>
        <w:bottom w:val="none" w:sz="0" w:space="0" w:color="auto"/>
        <w:right w:val="none" w:sz="0" w:space="0" w:color="auto"/>
      </w:divBdr>
      <w:divsChild>
        <w:div w:id="1374959667">
          <w:marLeft w:val="0"/>
          <w:marRight w:val="0"/>
          <w:marTop w:val="0"/>
          <w:marBottom w:val="0"/>
          <w:divBdr>
            <w:top w:val="none" w:sz="0" w:space="0" w:color="auto"/>
            <w:left w:val="none" w:sz="0" w:space="0" w:color="auto"/>
            <w:bottom w:val="none" w:sz="0" w:space="0" w:color="auto"/>
            <w:right w:val="none" w:sz="0" w:space="0" w:color="auto"/>
          </w:divBdr>
          <w:divsChild>
            <w:div w:id="123832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6872">
      <w:bodyDiv w:val="1"/>
      <w:marLeft w:val="0"/>
      <w:marRight w:val="0"/>
      <w:marTop w:val="0"/>
      <w:marBottom w:val="0"/>
      <w:divBdr>
        <w:top w:val="none" w:sz="0" w:space="0" w:color="auto"/>
        <w:left w:val="none" w:sz="0" w:space="0" w:color="auto"/>
        <w:bottom w:val="none" w:sz="0" w:space="0" w:color="auto"/>
        <w:right w:val="none" w:sz="0" w:space="0" w:color="auto"/>
      </w:divBdr>
    </w:div>
    <w:div w:id="481506066">
      <w:bodyDiv w:val="1"/>
      <w:marLeft w:val="0"/>
      <w:marRight w:val="0"/>
      <w:marTop w:val="0"/>
      <w:marBottom w:val="0"/>
      <w:divBdr>
        <w:top w:val="none" w:sz="0" w:space="0" w:color="auto"/>
        <w:left w:val="none" w:sz="0" w:space="0" w:color="auto"/>
        <w:bottom w:val="none" w:sz="0" w:space="0" w:color="auto"/>
        <w:right w:val="none" w:sz="0" w:space="0" w:color="auto"/>
      </w:divBdr>
    </w:div>
    <w:div w:id="660354312">
      <w:bodyDiv w:val="1"/>
      <w:marLeft w:val="0"/>
      <w:marRight w:val="0"/>
      <w:marTop w:val="0"/>
      <w:marBottom w:val="0"/>
      <w:divBdr>
        <w:top w:val="none" w:sz="0" w:space="0" w:color="auto"/>
        <w:left w:val="none" w:sz="0" w:space="0" w:color="auto"/>
        <w:bottom w:val="none" w:sz="0" w:space="0" w:color="auto"/>
        <w:right w:val="none" w:sz="0" w:space="0" w:color="auto"/>
      </w:divBdr>
      <w:divsChild>
        <w:div w:id="497232022">
          <w:marLeft w:val="0"/>
          <w:marRight w:val="0"/>
          <w:marTop w:val="0"/>
          <w:marBottom w:val="0"/>
          <w:divBdr>
            <w:top w:val="none" w:sz="0" w:space="0" w:color="auto"/>
            <w:left w:val="none" w:sz="0" w:space="0" w:color="auto"/>
            <w:bottom w:val="none" w:sz="0" w:space="0" w:color="auto"/>
            <w:right w:val="none" w:sz="0" w:space="0" w:color="auto"/>
          </w:divBdr>
          <w:divsChild>
            <w:div w:id="47837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90296">
      <w:bodyDiv w:val="1"/>
      <w:marLeft w:val="0"/>
      <w:marRight w:val="0"/>
      <w:marTop w:val="0"/>
      <w:marBottom w:val="0"/>
      <w:divBdr>
        <w:top w:val="none" w:sz="0" w:space="0" w:color="auto"/>
        <w:left w:val="none" w:sz="0" w:space="0" w:color="auto"/>
        <w:bottom w:val="none" w:sz="0" w:space="0" w:color="auto"/>
        <w:right w:val="none" w:sz="0" w:space="0" w:color="auto"/>
      </w:divBdr>
    </w:div>
    <w:div w:id="1703090841">
      <w:bodyDiv w:val="1"/>
      <w:marLeft w:val="0"/>
      <w:marRight w:val="0"/>
      <w:marTop w:val="0"/>
      <w:marBottom w:val="0"/>
      <w:divBdr>
        <w:top w:val="none" w:sz="0" w:space="0" w:color="auto"/>
        <w:left w:val="none" w:sz="0" w:space="0" w:color="auto"/>
        <w:bottom w:val="none" w:sz="0" w:space="0" w:color="auto"/>
        <w:right w:val="none" w:sz="0" w:space="0" w:color="auto"/>
      </w:divBdr>
    </w:div>
    <w:div w:id="1993243523">
      <w:bodyDiv w:val="1"/>
      <w:marLeft w:val="0"/>
      <w:marRight w:val="0"/>
      <w:marTop w:val="0"/>
      <w:marBottom w:val="0"/>
      <w:divBdr>
        <w:top w:val="none" w:sz="0" w:space="0" w:color="auto"/>
        <w:left w:val="none" w:sz="0" w:space="0" w:color="auto"/>
        <w:bottom w:val="none" w:sz="0" w:space="0" w:color="auto"/>
        <w:right w:val="none" w:sz="0" w:space="0" w:color="auto"/>
      </w:divBdr>
    </w:div>
    <w:div w:id="2058314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image" Target="media/image13.png"/><Relationship Id="rId39" Type="http://schemas.microsoft.com/office/2011/relationships/people" Target="people.xml"/><Relationship Id="rId34" Type="http://schemas.openxmlformats.org/officeDocument/2006/relationships/footer" Target="footer1.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6.emf"/><Relationship Id="rId41" Type="http://schemas.microsoft.com/office/2018/08/relationships/commentsExtensible" Target="commentsExtensi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header" Target="header3.xml"/><Relationship Id="rId10" Type="http://schemas.openxmlformats.org/officeDocument/2006/relationships/comments" Target="comments.xml"/><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7" Type="http://schemas.openxmlformats.org/officeDocument/2006/relationships/image" Target="media/image14.png"/><Relationship Id="rId30" Type="http://schemas.openxmlformats.org/officeDocument/2006/relationships/package" Target="embeddings/Microsoft_Visio_Drawing.vsdx"/><Relationship Id="rId35"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4705</TotalTime>
  <Pages>1</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黄振</dc:creator>
  <cp:keywords/>
  <dc:description/>
  <cp:lastModifiedBy>吴飞龙</cp:lastModifiedBy>
  <cp:revision>254</cp:revision>
  <dcterms:created xsi:type="dcterms:W3CDTF">2022-06-12T06:22:00Z</dcterms:created>
  <dcterms:modified xsi:type="dcterms:W3CDTF">2024-09-20T07:57:00Z</dcterms:modified>
</cp:coreProperties>
</file>